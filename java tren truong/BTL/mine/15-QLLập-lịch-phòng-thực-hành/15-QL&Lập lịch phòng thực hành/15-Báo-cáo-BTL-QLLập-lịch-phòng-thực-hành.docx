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3E3EE" w14:textId="3BEC6A1B" w:rsidR="00851C6D" w:rsidRPr="00CB5B42" w:rsidRDefault="00851C6D" w:rsidP="00851C6D">
      <w:pPr>
        <w:spacing w:before="60" w:after="60"/>
        <w:jc w:val="center"/>
        <w:rPr>
          <w:rFonts w:ascii="Times New Roman" w:eastAsia="Arial" w:hAnsi="Times New Roman" w:cs="Times New Roman"/>
          <w:b/>
          <w:sz w:val="28"/>
          <w:szCs w:val="28"/>
        </w:rPr>
      </w:pPr>
      <w:bookmarkStart w:id="0" w:name="_heading=h.gjdgxs"/>
      <w:bookmarkEnd w:id="0"/>
      <w:r w:rsidRPr="00CB5B42">
        <w:rPr>
          <w:rFonts w:ascii="Times New Roman" w:eastAsia="Arial" w:hAnsi="Times New Roman" w:cs="Times New Roman"/>
          <w:b/>
          <w:sz w:val="28"/>
          <w:szCs w:val="28"/>
        </w:rPr>
        <w:t>TRƯỜNG ĐẠI HỌC CÔNG NGHIỆP HÀ NỘI</w:t>
      </w:r>
    </w:p>
    <w:p w14:paraId="3F6BD589" w14:textId="04756BF9" w:rsidR="00851C6D" w:rsidRPr="00CB5B42" w:rsidRDefault="00851C6D" w:rsidP="00851C6D">
      <w:pPr>
        <w:spacing w:before="60" w:after="60"/>
        <w:jc w:val="center"/>
        <w:rPr>
          <w:rFonts w:ascii="Times New Roman" w:eastAsia="Arial" w:hAnsi="Times New Roman" w:cs="Times New Roman"/>
          <w:b/>
          <w:sz w:val="28"/>
          <w:szCs w:val="28"/>
        </w:rPr>
      </w:pPr>
      <w:r w:rsidRPr="00CB5B42">
        <w:rPr>
          <w:rFonts w:ascii="Times New Roman" w:eastAsia="Arial" w:hAnsi="Times New Roman" w:cs="Times New Roman"/>
          <w:b/>
          <w:sz w:val="28"/>
          <w:szCs w:val="28"/>
        </w:rPr>
        <w:t>KHOA CÔNG NGHỆ THÔNG TIN</w:t>
      </w:r>
    </w:p>
    <w:p w14:paraId="26EBCBD4" w14:textId="77777777" w:rsidR="00851C6D" w:rsidRPr="00CB5B42" w:rsidRDefault="00851C6D" w:rsidP="00851C6D">
      <w:pPr>
        <w:spacing w:before="60" w:after="60"/>
        <w:jc w:val="center"/>
        <w:rPr>
          <w:rFonts w:ascii="Times New Roman" w:eastAsia="Arial" w:hAnsi="Times New Roman" w:cs="Times New Roman"/>
          <w:b/>
          <w:sz w:val="28"/>
          <w:szCs w:val="28"/>
        </w:rPr>
      </w:pPr>
      <w:r w:rsidRPr="00CB5B42">
        <w:rPr>
          <w:rFonts w:ascii="Times New Roman" w:eastAsia="Arial" w:hAnsi="Times New Roman" w:cs="Times New Roman"/>
          <w:b/>
          <w:sz w:val="28"/>
          <w:szCs w:val="28"/>
        </w:rPr>
        <w:t>======***======</w:t>
      </w:r>
    </w:p>
    <w:p w14:paraId="3EF73C70" w14:textId="77777777" w:rsidR="00851C6D" w:rsidRPr="00CB5B42" w:rsidRDefault="00851C6D" w:rsidP="00851C6D">
      <w:pPr>
        <w:jc w:val="center"/>
        <w:rPr>
          <w:rFonts w:ascii="Times New Roman" w:eastAsia="Arial" w:hAnsi="Times New Roman" w:cs="Times New Roman"/>
          <w:b/>
          <w:sz w:val="28"/>
          <w:szCs w:val="28"/>
        </w:rPr>
      </w:pPr>
      <w:r w:rsidRPr="00CB5B42">
        <w:rPr>
          <w:rFonts w:ascii="Times New Roman" w:eastAsia="Arial" w:hAnsi="Times New Roman" w:cs="Times New Roman"/>
          <w:b/>
          <w:sz w:val="28"/>
          <w:szCs w:val="28"/>
        </w:rPr>
        <w:t xml:space="preserve"> </w:t>
      </w:r>
      <w:r w:rsidRPr="00CB5B42">
        <w:rPr>
          <w:rFonts w:ascii="Times New Roman" w:eastAsia="Arial" w:hAnsi="Times New Roman" w:cs="Times New Roman"/>
          <w:b/>
          <w:noProof/>
          <w:sz w:val="28"/>
          <w:szCs w:val="28"/>
        </w:rPr>
        <w:drawing>
          <wp:inline distT="0" distB="0" distL="0" distR="0" wp14:anchorId="51D81D83" wp14:editId="6AF11C07">
            <wp:extent cx="923925" cy="904875"/>
            <wp:effectExtent l="0" t="0" r="9525" b="9525"/>
            <wp:docPr id="1" name="Picture 1"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CB5B42">
        <w:rPr>
          <w:rFonts w:ascii="Times New Roman" w:eastAsia="Arial" w:hAnsi="Times New Roman" w:cs="Times New Roman"/>
          <w:b/>
          <w:sz w:val="28"/>
          <w:szCs w:val="28"/>
        </w:rPr>
        <w:t xml:space="preserve">       </w:t>
      </w:r>
    </w:p>
    <w:p w14:paraId="2DD665E9" w14:textId="77777777" w:rsidR="00851C6D" w:rsidRPr="00CB5B42" w:rsidRDefault="00851C6D" w:rsidP="00851C6D">
      <w:pPr>
        <w:jc w:val="center"/>
        <w:rPr>
          <w:rFonts w:ascii="Times New Roman" w:hAnsi="Times New Roman" w:cs="Times New Roman"/>
          <w:b/>
          <w:color w:val="002060"/>
          <w:sz w:val="28"/>
          <w:szCs w:val="28"/>
        </w:rPr>
      </w:pPr>
      <w:r w:rsidRPr="00CB5B42">
        <w:rPr>
          <w:rFonts w:ascii="Times New Roman" w:eastAsia="Arial" w:hAnsi="Times New Roman" w:cs="Times New Roman"/>
          <w:b/>
          <w:sz w:val="28"/>
          <w:szCs w:val="28"/>
        </w:rPr>
        <w:t xml:space="preserve">                       </w:t>
      </w:r>
    </w:p>
    <w:p w14:paraId="15107197" w14:textId="73C5143A" w:rsidR="00851C6D" w:rsidRPr="00CB5B42" w:rsidRDefault="00851C6D" w:rsidP="00851C6D">
      <w:pPr>
        <w:jc w:val="center"/>
        <w:rPr>
          <w:rFonts w:ascii="Times New Roman" w:hAnsi="Times New Roman" w:cs="Times New Roman"/>
          <w:b/>
          <w:bCs/>
          <w:sz w:val="28"/>
          <w:szCs w:val="28"/>
        </w:rPr>
      </w:pPr>
      <w:r w:rsidRPr="00CB5B42">
        <w:rPr>
          <w:rFonts w:ascii="Times New Roman" w:hAnsi="Times New Roman" w:cs="Times New Roman"/>
          <w:b/>
          <w:bCs/>
          <w:sz w:val="28"/>
          <w:szCs w:val="28"/>
        </w:rPr>
        <w:t>BÀI BÁO CÁO THÍ NGHIỆM/THỰC NGHIỆM</w:t>
      </w:r>
    </w:p>
    <w:p w14:paraId="6AA5F0B3" w14:textId="5700AD7C" w:rsidR="00851C6D" w:rsidRPr="00CB5B42" w:rsidRDefault="00851C6D" w:rsidP="00851C6D">
      <w:pPr>
        <w:jc w:val="center"/>
        <w:rPr>
          <w:rFonts w:ascii="Times New Roman" w:hAnsi="Times New Roman" w:cs="Times New Roman"/>
          <w:b/>
          <w:bCs/>
          <w:color w:val="002060"/>
          <w:sz w:val="28"/>
          <w:szCs w:val="28"/>
        </w:rPr>
      </w:pPr>
      <w:r w:rsidRPr="00CB5B42">
        <w:rPr>
          <w:rFonts w:ascii="Times New Roman" w:hAnsi="Times New Roman" w:cs="Times New Roman"/>
          <w:b/>
          <w:bCs/>
          <w:sz w:val="28"/>
          <w:szCs w:val="28"/>
        </w:rPr>
        <w:t>LẬP TRÌNH JAVA</w:t>
      </w:r>
    </w:p>
    <w:p w14:paraId="32E26E72" w14:textId="77777777" w:rsidR="00851C6D" w:rsidRPr="00CB5B42" w:rsidRDefault="00851C6D" w:rsidP="00851C6D">
      <w:pPr>
        <w:jc w:val="center"/>
        <w:rPr>
          <w:rFonts w:ascii="Times New Roman" w:hAnsi="Times New Roman" w:cs="Times New Roman"/>
          <w:b/>
          <w:color w:val="002060"/>
          <w:sz w:val="28"/>
          <w:szCs w:val="28"/>
        </w:rPr>
      </w:pPr>
    </w:p>
    <w:p w14:paraId="33B3D4EB" w14:textId="77777777" w:rsidR="00851C6D" w:rsidRPr="00CB5B42" w:rsidRDefault="00851C6D" w:rsidP="00851C6D">
      <w:pPr>
        <w:jc w:val="center"/>
        <w:rPr>
          <w:rFonts w:ascii="Times New Roman" w:hAnsi="Times New Roman" w:cs="Times New Roman"/>
          <w:b/>
          <w:color w:val="002060"/>
          <w:sz w:val="28"/>
          <w:szCs w:val="28"/>
        </w:rPr>
      </w:pPr>
    </w:p>
    <w:p w14:paraId="2FB23228" w14:textId="4BF9AF9F" w:rsidR="00713E0C" w:rsidRPr="00CB5B42" w:rsidRDefault="00851C6D" w:rsidP="00851C6D">
      <w:pPr>
        <w:jc w:val="center"/>
        <w:rPr>
          <w:rFonts w:ascii="Times New Roman" w:hAnsi="Times New Roman" w:cs="Times New Roman"/>
          <w:b/>
          <w:color w:val="002060"/>
          <w:sz w:val="28"/>
          <w:szCs w:val="28"/>
        </w:rPr>
      </w:pPr>
      <w:r w:rsidRPr="00CB5B42">
        <w:rPr>
          <w:rFonts w:ascii="Times New Roman" w:hAnsi="Times New Roman" w:cs="Times New Roman"/>
          <w:b/>
          <w:color w:val="002060"/>
          <w:sz w:val="28"/>
          <w:szCs w:val="28"/>
        </w:rPr>
        <w:t xml:space="preserve">CHỦ ĐỀ: </w:t>
      </w:r>
      <w:r w:rsidR="00713E0C" w:rsidRPr="00CB5B42">
        <w:rPr>
          <w:rFonts w:ascii="Times New Roman" w:hAnsi="Times New Roman" w:cs="Times New Roman"/>
          <w:b/>
          <w:color w:val="002060"/>
          <w:sz w:val="28"/>
          <w:szCs w:val="28"/>
        </w:rPr>
        <w:t xml:space="preserve">XÂY DỰNG PHẦN MỀM QUẢN LÝ ĐĂNG KÝ </w:t>
      </w:r>
    </w:p>
    <w:p w14:paraId="14FC1C7B" w14:textId="57C6820D" w:rsidR="00851C6D" w:rsidRPr="00CB5B42" w:rsidRDefault="00713E0C" w:rsidP="00851C6D">
      <w:pPr>
        <w:jc w:val="center"/>
        <w:rPr>
          <w:rFonts w:ascii="Times New Roman" w:hAnsi="Times New Roman" w:cs="Times New Roman"/>
          <w:b/>
          <w:color w:val="002060"/>
          <w:sz w:val="28"/>
          <w:szCs w:val="28"/>
        </w:rPr>
      </w:pPr>
      <w:r w:rsidRPr="00CB5B42">
        <w:rPr>
          <w:rFonts w:ascii="Times New Roman" w:hAnsi="Times New Roman" w:cs="Times New Roman"/>
          <w:b/>
          <w:color w:val="002060"/>
          <w:sz w:val="28"/>
          <w:szCs w:val="28"/>
        </w:rPr>
        <w:t>VÀ LẬP LỊCH THỰC HÀNH KHOA CNTT-ĐHCN HÀ NỘI</w:t>
      </w:r>
      <w:r w:rsidR="00851C6D" w:rsidRPr="00CB5B42">
        <w:rPr>
          <w:rFonts w:ascii="Times New Roman" w:hAnsi="Times New Roman" w:cs="Times New Roman"/>
          <w:b/>
          <w:color w:val="002060"/>
          <w:sz w:val="28"/>
          <w:szCs w:val="28"/>
        </w:rPr>
        <w:t xml:space="preserve"> </w:t>
      </w:r>
    </w:p>
    <w:tbl>
      <w:tblPr>
        <w:tblW w:w="5775" w:type="dxa"/>
        <w:jc w:val="center"/>
        <w:tblLayout w:type="fixed"/>
        <w:tblLook w:val="0400" w:firstRow="0" w:lastRow="0" w:firstColumn="0" w:lastColumn="0" w:noHBand="0" w:noVBand="1"/>
      </w:tblPr>
      <w:tblGrid>
        <w:gridCol w:w="1696"/>
        <w:gridCol w:w="4079"/>
      </w:tblGrid>
      <w:tr w:rsidR="00851C6D" w:rsidRPr="00CB5B42" w14:paraId="73183952" w14:textId="77777777" w:rsidTr="00DE01CE">
        <w:trPr>
          <w:trHeight w:val="397"/>
          <w:jc w:val="center"/>
        </w:trPr>
        <w:tc>
          <w:tcPr>
            <w:tcW w:w="1696" w:type="dxa"/>
            <w:vAlign w:val="bottom"/>
            <w:hideMark/>
          </w:tcPr>
          <w:p w14:paraId="26DD5DBF" w14:textId="77777777" w:rsidR="00851C6D" w:rsidRPr="00CB5B42" w:rsidRDefault="00851C6D" w:rsidP="00AA33F8">
            <w:pPr>
              <w:rPr>
                <w:rFonts w:ascii="Times New Roman" w:hAnsi="Times New Roman" w:cs="Times New Roman"/>
                <w:b/>
                <w:bCs/>
                <w:sz w:val="28"/>
                <w:szCs w:val="28"/>
              </w:rPr>
            </w:pPr>
            <w:r w:rsidRPr="00CB5B42">
              <w:rPr>
                <w:rFonts w:ascii="Times New Roman" w:hAnsi="Times New Roman" w:cs="Times New Roman"/>
                <w:b/>
                <w:bCs/>
                <w:sz w:val="28"/>
                <w:szCs w:val="28"/>
              </w:rPr>
              <w:t>GVHD:</w:t>
            </w:r>
          </w:p>
        </w:tc>
        <w:tc>
          <w:tcPr>
            <w:tcW w:w="4079" w:type="dxa"/>
            <w:vAlign w:val="bottom"/>
            <w:hideMark/>
          </w:tcPr>
          <w:p w14:paraId="156231AB" w14:textId="0A16814F" w:rsidR="00851C6D" w:rsidRPr="00CB5B42" w:rsidRDefault="00713E0C" w:rsidP="00AA33F8">
            <w:pPr>
              <w:rPr>
                <w:rFonts w:ascii="Times New Roman" w:hAnsi="Times New Roman" w:cs="Times New Roman"/>
                <w:sz w:val="28"/>
                <w:szCs w:val="28"/>
              </w:rPr>
            </w:pPr>
            <w:r w:rsidRPr="00CB5B42">
              <w:rPr>
                <w:rFonts w:ascii="Times New Roman" w:hAnsi="Times New Roman" w:cs="Times New Roman"/>
                <w:sz w:val="28"/>
                <w:szCs w:val="28"/>
              </w:rPr>
              <w:t>ThS. Vũ Thị Dương</w:t>
            </w:r>
          </w:p>
        </w:tc>
      </w:tr>
      <w:tr w:rsidR="00851C6D" w:rsidRPr="00CB5B42" w14:paraId="3997C981" w14:textId="77777777" w:rsidTr="00DE01CE">
        <w:trPr>
          <w:trHeight w:val="397"/>
          <w:jc w:val="center"/>
        </w:trPr>
        <w:tc>
          <w:tcPr>
            <w:tcW w:w="1696" w:type="dxa"/>
            <w:vAlign w:val="center"/>
            <w:hideMark/>
          </w:tcPr>
          <w:p w14:paraId="035BF495" w14:textId="6656774A" w:rsidR="00851C6D" w:rsidRPr="00CB5B42" w:rsidRDefault="00FE699A" w:rsidP="00DE01CE">
            <w:pPr>
              <w:rPr>
                <w:rFonts w:ascii="Times New Roman" w:hAnsi="Times New Roman" w:cs="Times New Roman"/>
                <w:b/>
                <w:bCs/>
                <w:sz w:val="28"/>
                <w:szCs w:val="28"/>
              </w:rPr>
            </w:pPr>
            <w:r w:rsidRPr="00CB5B42">
              <w:rPr>
                <w:rFonts w:ascii="Times New Roman" w:hAnsi="Times New Roman" w:cs="Times New Roman"/>
                <w:b/>
                <w:bCs/>
                <w:sz w:val="28"/>
                <w:szCs w:val="28"/>
              </w:rPr>
              <w:t>Sinh viên</w:t>
            </w:r>
            <w:r w:rsidR="00851C6D" w:rsidRPr="00CB5B42">
              <w:rPr>
                <w:rFonts w:ascii="Times New Roman" w:hAnsi="Times New Roman" w:cs="Times New Roman"/>
                <w:b/>
                <w:bCs/>
                <w:sz w:val="28"/>
                <w:szCs w:val="28"/>
              </w:rPr>
              <w:t>:</w:t>
            </w:r>
          </w:p>
        </w:tc>
        <w:tc>
          <w:tcPr>
            <w:tcW w:w="4079" w:type="dxa"/>
            <w:vAlign w:val="center"/>
            <w:hideMark/>
          </w:tcPr>
          <w:p w14:paraId="79C299EB" w14:textId="13605322" w:rsidR="00851C6D" w:rsidRPr="00CB5B42" w:rsidRDefault="00FE699A" w:rsidP="00FE699A">
            <w:pPr>
              <w:rPr>
                <w:rFonts w:ascii="Times New Roman" w:hAnsi="Times New Roman" w:cs="Times New Roman"/>
                <w:sz w:val="28"/>
                <w:szCs w:val="28"/>
              </w:rPr>
            </w:pPr>
            <w:r w:rsidRPr="00CB5B42">
              <w:rPr>
                <w:rFonts w:ascii="Times New Roman" w:hAnsi="Times New Roman" w:cs="Times New Roman"/>
                <w:sz w:val="28"/>
                <w:szCs w:val="28"/>
              </w:rPr>
              <w:t>Vi Ngọc Đông</w:t>
            </w:r>
          </w:p>
        </w:tc>
      </w:tr>
      <w:tr w:rsidR="00DE01CE" w:rsidRPr="00CB5B42" w14:paraId="2F46130F" w14:textId="77777777" w:rsidTr="00DE01CE">
        <w:trPr>
          <w:trHeight w:val="397"/>
          <w:jc w:val="center"/>
        </w:trPr>
        <w:tc>
          <w:tcPr>
            <w:tcW w:w="1696" w:type="dxa"/>
            <w:vAlign w:val="center"/>
          </w:tcPr>
          <w:p w14:paraId="48E8DB23" w14:textId="77777777" w:rsidR="00DE01CE" w:rsidRPr="00CB5B42" w:rsidRDefault="00DE01CE" w:rsidP="00DE01CE">
            <w:pPr>
              <w:rPr>
                <w:rFonts w:ascii="Times New Roman" w:hAnsi="Times New Roman" w:cs="Times New Roman"/>
                <w:b/>
                <w:bCs/>
                <w:sz w:val="28"/>
                <w:szCs w:val="28"/>
              </w:rPr>
            </w:pPr>
          </w:p>
        </w:tc>
        <w:tc>
          <w:tcPr>
            <w:tcW w:w="4079" w:type="dxa"/>
            <w:vAlign w:val="center"/>
          </w:tcPr>
          <w:p w14:paraId="2E55F4D3" w14:textId="77777777" w:rsidR="00DE01CE" w:rsidRPr="00CB5B42" w:rsidRDefault="00DE01CE" w:rsidP="00DE01CE">
            <w:pPr>
              <w:rPr>
                <w:rFonts w:ascii="Times New Roman" w:hAnsi="Times New Roman" w:cs="Times New Roman"/>
                <w:sz w:val="28"/>
                <w:szCs w:val="28"/>
              </w:rPr>
            </w:pPr>
            <w:r w:rsidRPr="00CB5B42">
              <w:rPr>
                <w:rFonts w:ascii="Times New Roman" w:hAnsi="Times New Roman" w:cs="Times New Roman"/>
                <w:sz w:val="28"/>
                <w:szCs w:val="28"/>
              </w:rPr>
              <w:t>Nguyễn Thành Dương</w:t>
            </w:r>
          </w:p>
          <w:p w14:paraId="329E1C58" w14:textId="77777777" w:rsidR="00DE01CE" w:rsidRPr="00CB5B42" w:rsidRDefault="00DE01CE" w:rsidP="00DE01CE">
            <w:pPr>
              <w:rPr>
                <w:rFonts w:ascii="Times New Roman" w:hAnsi="Times New Roman" w:cs="Times New Roman"/>
                <w:sz w:val="28"/>
                <w:szCs w:val="28"/>
              </w:rPr>
            </w:pPr>
            <w:r w:rsidRPr="00CB5B42">
              <w:rPr>
                <w:rFonts w:ascii="Times New Roman" w:hAnsi="Times New Roman" w:cs="Times New Roman"/>
                <w:sz w:val="28"/>
                <w:szCs w:val="28"/>
              </w:rPr>
              <w:t>Vũ Đức Cường</w:t>
            </w:r>
          </w:p>
          <w:p w14:paraId="76B21FB3" w14:textId="77777777" w:rsidR="00DE01CE" w:rsidRPr="00CB5B42" w:rsidRDefault="00DE01CE" w:rsidP="00DE01CE">
            <w:pPr>
              <w:rPr>
                <w:rFonts w:ascii="Times New Roman" w:hAnsi="Times New Roman" w:cs="Times New Roman"/>
                <w:sz w:val="28"/>
                <w:szCs w:val="28"/>
              </w:rPr>
            </w:pPr>
            <w:r w:rsidRPr="00CB5B42">
              <w:rPr>
                <w:rFonts w:ascii="Times New Roman" w:hAnsi="Times New Roman" w:cs="Times New Roman"/>
                <w:sz w:val="28"/>
                <w:szCs w:val="28"/>
              </w:rPr>
              <w:t>Lưu Thành Đạt</w:t>
            </w:r>
          </w:p>
          <w:p w14:paraId="282BB185" w14:textId="2A771E06" w:rsidR="00DE01CE" w:rsidRPr="00CB5B42" w:rsidRDefault="00DE01CE" w:rsidP="00DE01CE">
            <w:pPr>
              <w:rPr>
                <w:rFonts w:ascii="Times New Roman" w:hAnsi="Times New Roman" w:cs="Times New Roman"/>
                <w:sz w:val="28"/>
                <w:szCs w:val="28"/>
              </w:rPr>
            </w:pPr>
            <w:r w:rsidRPr="00CB5B42">
              <w:rPr>
                <w:rFonts w:ascii="Times New Roman" w:hAnsi="Times New Roman" w:cs="Times New Roman"/>
                <w:sz w:val="28"/>
                <w:szCs w:val="28"/>
              </w:rPr>
              <w:t>Vũ Tuấn Dũng</w:t>
            </w:r>
          </w:p>
        </w:tc>
      </w:tr>
      <w:tr w:rsidR="00713E0C" w:rsidRPr="00CB5B42" w14:paraId="58CB46CE" w14:textId="77777777" w:rsidTr="00DE01CE">
        <w:trPr>
          <w:trHeight w:val="397"/>
          <w:jc w:val="center"/>
        </w:trPr>
        <w:tc>
          <w:tcPr>
            <w:tcW w:w="1696" w:type="dxa"/>
            <w:vAlign w:val="center"/>
          </w:tcPr>
          <w:p w14:paraId="267826D4" w14:textId="0C68DECD" w:rsidR="00713E0C" w:rsidRPr="00CB5B42" w:rsidRDefault="00FE699A" w:rsidP="00AA33F8">
            <w:pPr>
              <w:rPr>
                <w:rFonts w:ascii="Times New Roman" w:hAnsi="Times New Roman" w:cs="Times New Roman"/>
                <w:b/>
                <w:bCs/>
                <w:sz w:val="28"/>
                <w:szCs w:val="28"/>
              </w:rPr>
            </w:pPr>
            <w:r w:rsidRPr="00CB5B42">
              <w:rPr>
                <w:rFonts w:ascii="Times New Roman" w:hAnsi="Times New Roman" w:cs="Times New Roman"/>
                <w:b/>
                <w:bCs/>
                <w:sz w:val="28"/>
                <w:szCs w:val="28"/>
              </w:rPr>
              <w:t>Nhóm:</w:t>
            </w:r>
          </w:p>
        </w:tc>
        <w:tc>
          <w:tcPr>
            <w:tcW w:w="4079" w:type="dxa"/>
            <w:vAlign w:val="center"/>
          </w:tcPr>
          <w:p w14:paraId="6A7655ED" w14:textId="41DEC084" w:rsidR="00713E0C" w:rsidRPr="00CB5B42" w:rsidRDefault="00FE699A" w:rsidP="00AA33F8">
            <w:pPr>
              <w:rPr>
                <w:rFonts w:ascii="Times New Roman" w:hAnsi="Times New Roman" w:cs="Times New Roman"/>
                <w:sz w:val="28"/>
                <w:szCs w:val="28"/>
              </w:rPr>
            </w:pPr>
            <w:r w:rsidRPr="00CB5B42">
              <w:rPr>
                <w:rFonts w:ascii="Times New Roman" w:hAnsi="Times New Roman" w:cs="Times New Roman"/>
                <w:sz w:val="28"/>
                <w:szCs w:val="28"/>
              </w:rPr>
              <w:t xml:space="preserve">Nhóm </w:t>
            </w:r>
            <w:r w:rsidR="00BD7336" w:rsidRPr="00CB5B42">
              <w:rPr>
                <w:rFonts w:ascii="Times New Roman" w:hAnsi="Times New Roman" w:cs="Times New Roman"/>
                <w:sz w:val="28"/>
                <w:szCs w:val="28"/>
              </w:rPr>
              <w:t>1</w:t>
            </w:r>
            <w:r w:rsidRPr="00CB5B42">
              <w:rPr>
                <w:rFonts w:ascii="Times New Roman" w:hAnsi="Times New Roman" w:cs="Times New Roman"/>
                <w:sz w:val="28"/>
                <w:szCs w:val="28"/>
              </w:rPr>
              <w:t>5</w:t>
            </w:r>
          </w:p>
        </w:tc>
      </w:tr>
      <w:tr w:rsidR="00851C6D" w:rsidRPr="00CB5B42" w14:paraId="64740DF0" w14:textId="77777777" w:rsidTr="00DE01CE">
        <w:trPr>
          <w:trHeight w:val="397"/>
          <w:jc w:val="center"/>
        </w:trPr>
        <w:tc>
          <w:tcPr>
            <w:tcW w:w="1696" w:type="dxa"/>
            <w:vAlign w:val="center"/>
            <w:hideMark/>
          </w:tcPr>
          <w:p w14:paraId="0F1A1A88" w14:textId="7388596C" w:rsidR="00851C6D" w:rsidRPr="00CB5B42" w:rsidRDefault="00FE699A" w:rsidP="00AA33F8">
            <w:pPr>
              <w:rPr>
                <w:rFonts w:ascii="Times New Roman" w:hAnsi="Times New Roman" w:cs="Times New Roman"/>
                <w:b/>
                <w:bCs/>
                <w:sz w:val="28"/>
                <w:szCs w:val="28"/>
              </w:rPr>
            </w:pPr>
            <w:r w:rsidRPr="00CB5B42">
              <w:rPr>
                <w:rFonts w:ascii="Times New Roman" w:hAnsi="Times New Roman" w:cs="Times New Roman"/>
                <w:b/>
                <w:bCs/>
                <w:sz w:val="28"/>
                <w:szCs w:val="28"/>
              </w:rPr>
              <w:t>Lớp:</w:t>
            </w:r>
          </w:p>
        </w:tc>
        <w:tc>
          <w:tcPr>
            <w:tcW w:w="4079" w:type="dxa"/>
            <w:vAlign w:val="center"/>
            <w:hideMark/>
          </w:tcPr>
          <w:p w14:paraId="77787D83" w14:textId="5D5B264E" w:rsidR="00FE699A" w:rsidRPr="00CB5B42" w:rsidRDefault="00FE699A" w:rsidP="00FE699A">
            <w:pPr>
              <w:rPr>
                <w:rFonts w:ascii="Times New Roman" w:hAnsi="Times New Roman" w:cs="Times New Roman"/>
                <w:sz w:val="28"/>
                <w:szCs w:val="28"/>
              </w:rPr>
            </w:pPr>
            <w:r w:rsidRPr="00CB5B42">
              <w:rPr>
                <w:rFonts w:ascii="Times New Roman" w:hAnsi="Times New Roman" w:cs="Times New Roman"/>
                <w:sz w:val="28"/>
                <w:szCs w:val="28"/>
              </w:rPr>
              <w:t>20213IT6019001_</w:t>
            </w:r>
            <w:r w:rsidRPr="00CB5B42">
              <w:rPr>
                <w:rFonts w:ascii="Times New Roman" w:hAnsi="Times New Roman" w:cs="Times New Roman"/>
                <w:b/>
                <w:bCs/>
                <w:sz w:val="28"/>
                <w:szCs w:val="28"/>
              </w:rPr>
              <w:t>Khóa</w:t>
            </w:r>
            <w:r w:rsidRPr="00CB5B42">
              <w:rPr>
                <w:rFonts w:ascii="Times New Roman" w:hAnsi="Times New Roman" w:cs="Times New Roman"/>
                <w:sz w:val="28"/>
                <w:szCs w:val="28"/>
              </w:rPr>
              <w:t>:14</w:t>
            </w:r>
          </w:p>
        </w:tc>
      </w:tr>
    </w:tbl>
    <w:p w14:paraId="4B755AF6" w14:textId="08CC52A6" w:rsidR="00851C6D" w:rsidRPr="00CB5B42" w:rsidRDefault="00851C6D" w:rsidP="00851C6D">
      <w:pPr>
        <w:tabs>
          <w:tab w:val="left" w:pos="3796"/>
        </w:tabs>
        <w:rPr>
          <w:rFonts w:ascii="Times New Roman" w:hAnsi="Times New Roman" w:cs="Times New Roman"/>
          <w:i/>
          <w:color w:val="002060"/>
          <w:sz w:val="28"/>
          <w:szCs w:val="28"/>
        </w:rPr>
      </w:pPr>
    </w:p>
    <w:p w14:paraId="218B6294" w14:textId="7B518B0C" w:rsidR="00713E0C" w:rsidRPr="00CB5B42" w:rsidRDefault="00713E0C" w:rsidP="00851C6D">
      <w:pPr>
        <w:tabs>
          <w:tab w:val="left" w:pos="3796"/>
        </w:tabs>
        <w:rPr>
          <w:rFonts w:ascii="Times New Roman" w:hAnsi="Times New Roman" w:cs="Times New Roman"/>
          <w:i/>
          <w:color w:val="002060"/>
          <w:sz w:val="28"/>
          <w:szCs w:val="28"/>
        </w:rPr>
      </w:pPr>
    </w:p>
    <w:p w14:paraId="1B100E78" w14:textId="77777777" w:rsidR="00713E0C" w:rsidRPr="00CB5B42" w:rsidRDefault="00713E0C" w:rsidP="00851C6D">
      <w:pPr>
        <w:tabs>
          <w:tab w:val="left" w:pos="3796"/>
        </w:tabs>
        <w:rPr>
          <w:rFonts w:ascii="Times New Roman" w:hAnsi="Times New Roman" w:cs="Times New Roman"/>
          <w:i/>
          <w:color w:val="002060"/>
          <w:sz w:val="28"/>
          <w:szCs w:val="28"/>
        </w:rPr>
      </w:pPr>
    </w:p>
    <w:p w14:paraId="3F1749A1" w14:textId="77777777" w:rsidR="00510249" w:rsidRPr="00CB5B42" w:rsidRDefault="00510249" w:rsidP="00510249">
      <w:pPr>
        <w:tabs>
          <w:tab w:val="left" w:pos="3796"/>
        </w:tabs>
        <w:jc w:val="center"/>
        <w:rPr>
          <w:rFonts w:ascii="Times New Roman" w:hAnsi="Times New Roman" w:cs="Times New Roman"/>
          <w:color w:val="002060"/>
          <w:sz w:val="28"/>
          <w:szCs w:val="28"/>
        </w:rPr>
      </w:pPr>
    </w:p>
    <w:p w14:paraId="26CE7FCF" w14:textId="77777777" w:rsidR="00510249" w:rsidRPr="00CB5B42" w:rsidRDefault="00510249" w:rsidP="00510249">
      <w:pPr>
        <w:tabs>
          <w:tab w:val="left" w:pos="3796"/>
        </w:tabs>
        <w:jc w:val="center"/>
        <w:rPr>
          <w:rFonts w:ascii="Times New Roman" w:hAnsi="Times New Roman" w:cs="Times New Roman"/>
          <w:color w:val="002060"/>
          <w:sz w:val="28"/>
          <w:szCs w:val="28"/>
        </w:rPr>
      </w:pPr>
    </w:p>
    <w:p w14:paraId="7F467A84" w14:textId="5B09F05B" w:rsidR="00510249" w:rsidRPr="00CB5B42" w:rsidRDefault="00851C6D" w:rsidP="00510249">
      <w:pPr>
        <w:tabs>
          <w:tab w:val="left" w:pos="3796"/>
        </w:tabs>
        <w:jc w:val="center"/>
        <w:rPr>
          <w:rFonts w:ascii="Times New Roman" w:hAnsi="Times New Roman" w:cs="Times New Roman"/>
          <w:color w:val="002060"/>
          <w:sz w:val="28"/>
          <w:szCs w:val="28"/>
        </w:rPr>
      </w:pPr>
      <w:r w:rsidRPr="00CB5B42">
        <w:rPr>
          <w:rFonts w:ascii="Times New Roman" w:hAnsi="Times New Roman" w:cs="Times New Roman"/>
          <w:color w:val="002060"/>
          <w:sz w:val="28"/>
          <w:szCs w:val="28"/>
        </w:rPr>
        <w:t>Hà Nội, năm 2022</w:t>
      </w:r>
    </w:p>
    <w:p w14:paraId="2897694D" w14:textId="5E81C90D" w:rsidR="00354019" w:rsidRPr="00CB5B42" w:rsidRDefault="00354019" w:rsidP="00354019">
      <w:pPr>
        <w:jc w:val="center"/>
        <w:rPr>
          <w:rFonts w:ascii="Times New Roman" w:hAnsi="Times New Roman" w:cs="Times New Roman"/>
          <w:b/>
          <w:bCs/>
          <w:color w:val="2F5496" w:themeColor="accent1" w:themeShade="BF"/>
          <w:sz w:val="32"/>
          <w:szCs w:val="32"/>
        </w:rPr>
      </w:pPr>
      <w:r w:rsidRPr="00CB5B42">
        <w:rPr>
          <w:rFonts w:ascii="Times New Roman" w:hAnsi="Times New Roman" w:cs="Times New Roman"/>
        </w:rPr>
        <w:br w:type="page"/>
      </w:r>
      <w:r w:rsidRPr="00CB5B42">
        <w:rPr>
          <w:rFonts w:ascii="Times New Roman" w:hAnsi="Times New Roman" w:cs="Times New Roman"/>
          <w:b/>
          <w:bCs/>
          <w:color w:val="2F5496" w:themeColor="accent1" w:themeShade="BF"/>
          <w:sz w:val="32"/>
          <w:szCs w:val="32"/>
        </w:rPr>
        <w:lastRenderedPageBreak/>
        <w:t>MỤC LỤC</w:t>
      </w:r>
    </w:p>
    <w:p w14:paraId="7B59C015" w14:textId="4DFCBFB9" w:rsidR="00050DBB" w:rsidRDefault="00050DBB" w:rsidP="00050DBB">
      <w:pPr>
        <w:pStyle w:val="TOC1"/>
        <w:tabs>
          <w:tab w:val="left" w:pos="1320"/>
          <w:tab w:val="right" w:leader="dot" w:pos="8443"/>
        </w:tabs>
        <w:spacing w:line="240" w:lineRule="auto"/>
        <w:rPr>
          <w:rFonts w:asciiTheme="minorHAnsi" w:eastAsiaTheme="minorEastAsia" w:hAnsiTheme="minorHAnsi"/>
          <w:b w:val="0"/>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96828237" w:history="1">
        <w:r w:rsidRPr="00203360">
          <w:rPr>
            <w:rStyle w:val="Hyperlink"/>
            <w:rFonts w:cs="Times New Roman"/>
            <w:noProof/>
          </w:rPr>
          <w:t>PHẦN 1:</w:t>
        </w:r>
        <w:r>
          <w:rPr>
            <w:rFonts w:asciiTheme="minorHAnsi" w:eastAsiaTheme="minorEastAsia" w:hAnsiTheme="minorHAnsi"/>
            <w:b w:val="0"/>
            <w:noProof/>
            <w:sz w:val="22"/>
          </w:rPr>
          <w:tab/>
        </w:r>
        <w:r w:rsidRPr="00203360">
          <w:rPr>
            <w:rStyle w:val="Hyperlink"/>
            <w:rFonts w:cs="Times New Roman"/>
            <w:noProof/>
          </w:rPr>
          <w:t>MỞ ĐẦU</w:t>
        </w:r>
        <w:r>
          <w:rPr>
            <w:noProof/>
            <w:webHidden/>
          </w:rPr>
          <w:tab/>
        </w:r>
        <w:r>
          <w:rPr>
            <w:noProof/>
            <w:webHidden/>
          </w:rPr>
          <w:fldChar w:fldCharType="begin"/>
        </w:r>
        <w:r>
          <w:rPr>
            <w:noProof/>
            <w:webHidden/>
          </w:rPr>
          <w:instrText xml:space="preserve"> PAGEREF _Toc96828237 \h </w:instrText>
        </w:r>
        <w:r>
          <w:rPr>
            <w:noProof/>
            <w:webHidden/>
          </w:rPr>
        </w:r>
        <w:r>
          <w:rPr>
            <w:noProof/>
            <w:webHidden/>
          </w:rPr>
          <w:fldChar w:fldCharType="separate"/>
        </w:r>
        <w:r>
          <w:rPr>
            <w:noProof/>
            <w:webHidden/>
          </w:rPr>
          <w:t>4</w:t>
        </w:r>
        <w:r>
          <w:rPr>
            <w:noProof/>
            <w:webHidden/>
          </w:rPr>
          <w:fldChar w:fldCharType="end"/>
        </w:r>
      </w:hyperlink>
    </w:p>
    <w:p w14:paraId="3D2AD25A" w14:textId="2A9D33D8"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38" w:history="1">
        <w:r w:rsidRPr="00203360">
          <w:rPr>
            <w:rStyle w:val="Hyperlink"/>
            <w:rFonts w:cs="Times New Roman"/>
            <w:noProof/>
          </w:rPr>
          <w:t>1.1</w:t>
        </w:r>
        <w:r>
          <w:rPr>
            <w:rFonts w:asciiTheme="minorHAnsi" w:eastAsiaTheme="minorEastAsia" w:hAnsiTheme="minorHAnsi"/>
            <w:noProof/>
            <w:sz w:val="22"/>
          </w:rPr>
          <w:tab/>
        </w:r>
        <w:r w:rsidRPr="00203360">
          <w:rPr>
            <w:rStyle w:val="Hyperlink"/>
            <w:rFonts w:cs="Times New Roman"/>
            <w:noProof/>
          </w:rPr>
          <w:t>Giới thiệu Java</w:t>
        </w:r>
        <w:r>
          <w:rPr>
            <w:noProof/>
            <w:webHidden/>
          </w:rPr>
          <w:tab/>
        </w:r>
        <w:r>
          <w:rPr>
            <w:noProof/>
            <w:webHidden/>
          </w:rPr>
          <w:fldChar w:fldCharType="begin"/>
        </w:r>
        <w:r>
          <w:rPr>
            <w:noProof/>
            <w:webHidden/>
          </w:rPr>
          <w:instrText xml:space="preserve"> PAGEREF _Toc96828238 \h </w:instrText>
        </w:r>
        <w:r>
          <w:rPr>
            <w:noProof/>
            <w:webHidden/>
          </w:rPr>
        </w:r>
        <w:r>
          <w:rPr>
            <w:noProof/>
            <w:webHidden/>
          </w:rPr>
          <w:fldChar w:fldCharType="separate"/>
        </w:r>
        <w:r>
          <w:rPr>
            <w:noProof/>
            <w:webHidden/>
          </w:rPr>
          <w:t>4</w:t>
        </w:r>
        <w:r>
          <w:rPr>
            <w:noProof/>
            <w:webHidden/>
          </w:rPr>
          <w:fldChar w:fldCharType="end"/>
        </w:r>
      </w:hyperlink>
    </w:p>
    <w:p w14:paraId="2ED48FC0" w14:textId="26233F38"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39" w:history="1">
        <w:r w:rsidRPr="00203360">
          <w:rPr>
            <w:rStyle w:val="Hyperlink"/>
            <w:rFonts w:cs="Times New Roman"/>
            <w:noProof/>
          </w:rPr>
          <w:t>1.2</w:t>
        </w:r>
        <w:r>
          <w:rPr>
            <w:rFonts w:asciiTheme="minorHAnsi" w:eastAsiaTheme="minorEastAsia" w:hAnsiTheme="minorHAnsi"/>
            <w:noProof/>
            <w:sz w:val="22"/>
          </w:rPr>
          <w:tab/>
        </w:r>
        <w:r w:rsidRPr="00203360">
          <w:rPr>
            <w:rStyle w:val="Hyperlink"/>
            <w:rFonts w:cs="Times New Roman"/>
            <w:noProof/>
          </w:rPr>
          <w:t>Giới thiệu NetBeans</w:t>
        </w:r>
        <w:r>
          <w:rPr>
            <w:noProof/>
            <w:webHidden/>
          </w:rPr>
          <w:tab/>
        </w:r>
        <w:r>
          <w:rPr>
            <w:noProof/>
            <w:webHidden/>
          </w:rPr>
          <w:fldChar w:fldCharType="begin"/>
        </w:r>
        <w:r>
          <w:rPr>
            <w:noProof/>
            <w:webHidden/>
          </w:rPr>
          <w:instrText xml:space="preserve"> PAGEREF _Toc96828239 \h </w:instrText>
        </w:r>
        <w:r>
          <w:rPr>
            <w:noProof/>
            <w:webHidden/>
          </w:rPr>
        </w:r>
        <w:r>
          <w:rPr>
            <w:noProof/>
            <w:webHidden/>
          </w:rPr>
          <w:fldChar w:fldCharType="separate"/>
        </w:r>
        <w:r>
          <w:rPr>
            <w:noProof/>
            <w:webHidden/>
          </w:rPr>
          <w:t>4</w:t>
        </w:r>
        <w:r>
          <w:rPr>
            <w:noProof/>
            <w:webHidden/>
          </w:rPr>
          <w:fldChar w:fldCharType="end"/>
        </w:r>
      </w:hyperlink>
    </w:p>
    <w:p w14:paraId="2B9B9669" w14:textId="56CA0051" w:rsidR="00050DBB" w:rsidRDefault="00050DBB" w:rsidP="00050DBB">
      <w:pPr>
        <w:pStyle w:val="TOC1"/>
        <w:tabs>
          <w:tab w:val="left" w:pos="1320"/>
          <w:tab w:val="right" w:leader="dot" w:pos="8443"/>
        </w:tabs>
        <w:spacing w:line="240" w:lineRule="auto"/>
        <w:rPr>
          <w:rFonts w:asciiTheme="minorHAnsi" w:eastAsiaTheme="minorEastAsia" w:hAnsiTheme="minorHAnsi"/>
          <w:b w:val="0"/>
          <w:noProof/>
          <w:sz w:val="22"/>
        </w:rPr>
      </w:pPr>
      <w:hyperlink w:anchor="_Toc96828240" w:history="1">
        <w:r w:rsidRPr="00203360">
          <w:rPr>
            <w:rStyle w:val="Hyperlink"/>
            <w:rFonts w:cs="Times New Roman"/>
            <w:noProof/>
          </w:rPr>
          <w:t>PHẦN 2:</w:t>
        </w:r>
        <w:r>
          <w:rPr>
            <w:rFonts w:asciiTheme="minorHAnsi" w:eastAsiaTheme="minorEastAsia" w:hAnsiTheme="minorHAnsi"/>
            <w:b w:val="0"/>
            <w:noProof/>
            <w:sz w:val="22"/>
          </w:rPr>
          <w:tab/>
        </w:r>
        <w:r w:rsidRPr="00203360">
          <w:rPr>
            <w:rStyle w:val="Hyperlink"/>
            <w:rFonts w:cs="Times New Roman"/>
            <w:noProof/>
          </w:rPr>
          <w:t>KẾT QUẢ NGHIÊN CỨU</w:t>
        </w:r>
        <w:r>
          <w:rPr>
            <w:noProof/>
            <w:webHidden/>
          </w:rPr>
          <w:tab/>
        </w:r>
        <w:r>
          <w:rPr>
            <w:noProof/>
            <w:webHidden/>
          </w:rPr>
          <w:fldChar w:fldCharType="begin"/>
        </w:r>
        <w:r>
          <w:rPr>
            <w:noProof/>
            <w:webHidden/>
          </w:rPr>
          <w:instrText xml:space="preserve"> PAGEREF _Toc96828240 \h </w:instrText>
        </w:r>
        <w:r>
          <w:rPr>
            <w:noProof/>
            <w:webHidden/>
          </w:rPr>
        </w:r>
        <w:r>
          <w:rPr>
            <w:noProof/>
            <w:webHidden/>
          </w:rPr>
          <w:fldChar w:fldCharType="separate"/>
        </w:r>
        <w:r>
          <w:rPr>
            <w:noProof/>
            <w:webHidden/>
          </w:rPr>
          <w:t>5</w:t>
        </w:r>
        <w:r>
          <w:rPr>
            <w:noProof/>
            <w:webHidden/>
          </w:rPr>
          <w:fldChar w:fldCharType="end"/>
        </w:r>
      </w:hyperlink>
    </w:p>
    <w:p w14:paraId="0AE615EF" w14:textId="77CED0B5"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41" w:history="1">
        <w:r w:rsidRPr="00203360">
          <w:rPr>
            <w:rStyle w:val="Hyperlink"/>
            <w:rFonts w:cs="Times New Roman"/>
            <w:noProof/>
          </w:rPr>
          <w:t>2.1</w:t>
        </w:r>
        <w:r>
          <w:rPr>
            <w:rFonts w:asciiTheme="minorHAnsi" w:eastAsiaTheme="minorEastAsia" w:hAnsiTheme="minorHAnsi"/>
            <w:noProof/>
            <w:sz w:val="22"/>
          </w:rPr>
          <w:tab/>
        </w:r>
        <w:r w:rsidRPr="00203360">
          <w:rPr>
            <w:rStyle w:val="Hyperlink"/>
            <w:rFonts w:cs="Times New Roman"/>
            <w:noProof/>
          </w:rPr>
          <w:t>Giới thiệu</w:t>
        </w:r>
        <w:r>
          <w:rPr>
            <w:noProof/>
            <w:webHidden/>
          </w:rPr>
          <w:tab/>
        </w:r>
        <w:r>
          <w:rPr>
            <w:noProof/>
            <w:webHidden/>
          </w:rPr>
          <w:fldChar w:fldCharType="begin"/>
        </w:r>
        <w:r>
          <w:rPr>
            <w:noProof/>
            <w:webHidden/>
          </w:rPr>
          <w:instrText xml:space="preserve"> PAGEREF _Toc96828241 \h </w:instrText>
        </w:r>
        <w:r>
          <w:rPr>
            <w:noProof/>
            <w:webHidden/>
          </w:rPr>
        </w:r>
        <w:r>
          <w:rPr>
            <w:noProof/>
            <w:webHidden/>
          </w:rPr>
          <w:fldChar w:fldCharType="separate"/>
        </w:r>
        <w:r>
          <w:rPr>
            <w:noProof/>
            <w:webHidden/>
          </w:rPr>
          <w:t>5</w:t>
        </w:r>
        <w:r>
          <w:rPr>
            <w:noProof/>
            <w:webHidden/>
          </w:rPr>
          <w:fldChar w:fldCharType="end"/>
        </w:r>
      </w:hyperlink>
    </w:p>
    <w:p w14:paraId="37E438DB" w14:textId="7C8E5DCA"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42" w:history="1">
        <w:r w:rsidRPr="00203360">
          <w:rPr>
            <w:rStyle w:val="Hyperlink"/>
            <w:rFonts w:cs="Times New Roman"/>
            <w:noProof/>
          </w:rPr>
          <w:t>2.2</w:t>
        </w:r>
        <w:r>
          <w:rPr>
            <w:rFonts w:asciiTheme="minorHAnsi" w:eastAsiaTheme="minorEastAsia" w:hAnsiTheme="minorHAnsi"/>
            <w:noProof/>
            <w:sz w:val="22"/>
          </w:rPr>
          <w:tab/>
        </w:r>
        <w:r w:rsidRPr="00203360">
          <w:rPr>
            <w:rStyle w:val="Hyperlink"/>
            <w:rFonts w:cs="Times New Roman"/>
            <w:noProof/>
          </w:rPr>
          <w:t>Khảo sát hệ thống</w:t>
        </w:r>
        <w:r>
          <w:rPr>
            <w:noProof/>
            <w:webHidden/>
          </w:rPr>
          <w:tab/>
        </w:r>
        <w:r>
          <w:rPr>
            <w:noProof/>
            <w:webHidden/>
          </w:rPr>
          <w:fldChar w:fldCharType="begin"/>
        </w:r>
        <w:r>
          <w:rPr>
            <w:noProof/>
            <w:webHidden/>
          </w:rPr>
          <w:instrText xml:space="preserve"> PAGEREF _Toc96828242 \h </w:instrText>
        </w:r>
        <w:r>
          <w:rPr>
            <w:noProof/>
            <w:webHidden/>
          </w:rPr>
        </w:r>
        <w:r>
          <w:rPr>
            <w:noProof/>
            <w:webHidden/>
          </w:rPr>
          <w:fldChar w:fldCharType="separate"/>
        </w:r>
        <w:r>
          <w:rPr>
            <w:noProof/>
            <w:webHidden/>
          </w:rPr>
          <w:t>6</w:t>
        </w:r>
        <w:r>
          <w:rPr>
            <w:noProof/>
            <w:webHidden/>
          </w:rPr>
          <w:fldChar w:fldCharType="end"/>
        </w:r>
      </w:hyperlink>
    </w:p>
    <w:p w14:paraId="49660AE4" w14:textId="714822DD"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43" w:history="1">
        <w:r w:rsidRPr="00203360">
          <w:rPr>
            <w:rStyle w:val="Hyperlink"/>
            <w:rFonts w:cs="Times New Roman"/>
            <w:noProof/>
          </w:rPr>
          <w:t>2.2.1.</w:t>
        </w:r>
        <w:r>
          <w:rPr>
            <w:rFonts w:asciiTheme="minorHAnsi" w:eastAsiaTheme="minorEastAsia" w:hAnsiTheme="minorHAnsi"/>
            <w:noProof/>
            <w:sz w:val="22"/>
          </w:rPr>
          <w:tab/>
        </w:r>
        <w:r w:rsidRPr="00203360">
          <w:rPr>
            <w:rStyle w:val="Hyperlink"/>
            <w:rFonts w:cs="Times New Roman"/>
            <w:noProof/>
          </w:rPr>
          <w:t>Khảo sát sơ bộ</w:t>
        </w:r>
        <w:r>
          <w:rPr>
            <w:noProof/>
            <w:webHidden/>
          </w:rPr>
          <w:tab/>
        </w:r>
        <w:r>
          <w:rPr>
            <w:noProof/>
            <w:webHidden/>
          </w:rPr>
          <w:fldChar w:fldCharType="begin"/>
        </w:r>
        <w:r>
          <w:rPr>
            <w:noProof/>
            <w:webHidden/>
          </w:rPr>
          <w:instrText xml:space="preserve"> PAGEREF _Toc96828243 \h </w:instrText>
        </w:r>
        <w:r>
          <w:rPr>
            <w:noProof/>
            <w:webHidden/>
          </w:rPr>
        </w:r>
        <w:r>
          <w:rPr>
            <w:noProof/>
            <w:webHidden/>
          </w:rPr>
          <w:fldChar w:fldCharType="separate"/>
        </w:r>
        <w:r>
          <w:rPr>
            <w:noProof/>
            <w:webHidden/>
          </w:rPr>
          <w:t>6</w:t>
        </w:r>
        <w:r>
          <w:rPr>
            <w:noProof/>
            <w:webHidden/>
          </w:rPr>
          <w:fldChar w:fldCharType="end"/>
        </w:r>
      </w:hyperlink>
    </w:p>
    <w:p w14:paraId="6ABCA4CB" w14:textId="70D39EF4"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44" w:history="1">
        <w:r w:rsidRPr="00203360">
          <w:rPr>
            <w:rStyle w:val="Hyperlink"/>
            <w:rFonts w:eastAsia="Times New Roman" w:cs="Times New Roman"/>
            <w:noProof/>
          </w:rPr>
          <w:t>2.2.2.</w:t>
        </w:r>
        <w:r>
          <w:rPr>
            <w:rFonts w:asciiTheme="minorHAnsi" w:eastAsiaTheme="minorEastAsia" w:hAnsiTheme="minorHAnsi"/>
            <w:noProof/>
            <w:sz w:val="22"/>
          </w:rPr>
          <w:tab/>
        </w:r>
        <w:r w:rsidRPr="00203360">
          <w:rPr>
            <w:rStyle w:val="Hyperlink"/>
            <w:rFonts w:eastAsia="Times New Roman" w:cs="Times New Roman"/>
            <w:noProof/>
          </w:rPr>
          <w:t>Tài liệu đặc tả yêu cầu</w:t>
        </w:r>
        <w:r>
          <w:rPr>
            <w:noProof/>
            <w:webHidden/>
          </w:rPr>
          <w:tab/>
        </w:r>
        <w:r>
          <w:rPr>
            <w:noProof/>
            <w:webHidden/>
          </w:rPr>
          <w:fldChar w:fldCharType="begin"/>
        </w:r>
        <w:r>
          <w:rPr>
            <w:noProof/>
            <w:webHidden/>
          </w:rPr>
          <w:instrText xml:space="preserve"> PAGEREF _Toc96828244 \h </w:instrText>
        </w:r>
        <w:r>
          <w:rPr>
            <w:noProof/>
            <w:webHidden/>
          </w:rPr>
        </w:r>
        <w:r>
          <w:rPr>
            <w:noProof/>
            <w:webHidden/>
          </w:rPr>
          <w:fldChar w:fldCharType="separate"/>
        </w:r>
        <w:r>
          <w:rPr>
            <w:noProof/>
            <w:webHidden/>
          </w:rPr>
          <w:t>7</w:t>
        </w:r>
        <w:r>
          <w:rPr>
            <w:noProof/>
            <w:webHidden/>
          </w:rPr>
          <w:fldChar w:fldCharType="end"/>
        </w:r>
      </w:hyperlink>
    </w:p>
    <w:p w14:paraId="620AE306" w14:textId="4A5A92FF"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45" w:history="1">
        <w:r w:rsidRPr="00203360">
          <w:rPr>
            <w:rStyle w:val="Hyperlink"/>
            <w:rFonts w:cs="Times New Roman"/>
            <w:noProof/>
          </w:rPr>
          <w:t>2.3</w:t>
        </w:r>
        <w:r>
          <w:rPr>
            <w:rFonts w:asciiTheme="minorHAnsi" w:eastAsiaTheme="minorEastAsia" w:hAnsiTheme="minorHAnsi"/>
            <w:noProof/>
            <w:sz w:val="22"/>
          </w:rPr>
          <w:tab/>
        </w:r>
        <w:r w:rsidRPr="00203360">
          <w:rPr>
            <w:rStyle w:val="Hyperlink"/>
            <w:rFonts w:cs="Times New Roman"/>
            <w:noProof/>
          </w:rPr>
          <w:t>Phân tích và thiết kế hệ thống</w:t>
        </w:r>
        <w:r>
          <w:rPr>
            <w:noProof/>
            <w:webHidden/>
          </w:rPr>
          <w:tab/>
        </w:r>
        <w:r>
          <w:rPr>
            <w:noProof/>
            <w:webHidden/>
          </w:rPr>
          <w:fldChar w:fldCharType="begin"/>
        </w:r>
        <w:r>
          <w:rPr>
            <w:noProof/>
            <w:webHidden/>
          </w:rPr>
          <w:instrText xml:space="preserve"> PAGEREF _Toc96828245 \h </w:instrText>
        </w:r>
        <w:r>
          <w:rPr>
            <w:noProof/>
            <w:webHidden/>
          </w:rPr>
        </w:r>
        <w:r>
          <w:rPr>
            <w:noProof/>
            <w:webHidden/>
          </w:rPr>
          <w:fldChar w:fldCharType="separate"/>
        </w:r>
        <w:r>
          <w:rPr>
            <w:noProof/>
            <w:webHidden/>
          </w:rPr>
          <w:t>8</w:t>
        </w:r>
        <w:r>
          <w:rPr>
            <w:noProof/>
            <w:webHidden/>
          </w:rPr>
          <w:fldChar w:fldCharType="end"/>
        </w:r>
      </w:hyperlink>
    </w:p>
    <w:p w14:paraId="56B450DE" w14:textId="24E2AE45"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46" w:history="1">
        <w:r w:rsidRPr="00203360">
          <w:rPr>
            <w:rStyle w:val="Hyperlink"/>
            <w:rFonts w:cs="Times New Roman"/>
            <w:noProof/>
          </w:rPr>
          <w:t>2.3.1.</w:t>
        </w:r>
        <w:r>
          <w:rPr>
            <w:rFonts w:asciiTheme="minorHAnsi" w:eastAsiaTheme="minorEastAsia" w:hAnsiTheme="minorHAnsi"/>
            <w:noProof/>
            <w:sz w:val="22"/>
          </w:rPr>
          <w:tab/>
        </w:r>
        <w:r w:rsidRPr="00203360">
          <w:rPr>
            <w:rStyle w:val="Hyperlink"/>
            <w:rFonts w:cs="Times New Roman"/>
            <w:noProof/>
          </w:rPr>
          <w:t>Xây dưng biểu đồ use case</w:t>
        </w:r>
        <w:r>
          <w:rPr>
            <w:noProof/>
            <w:webHidden/>
          </w:rPr>
          <w:tab/>
        </w:r>
        <w:r>
          <w:rPr>
            <w:noProof/>
            <w:webHidden/>
          </w:rPr>
          <w:fldChar w:fldCharType="begin"/>
        </w:r>
        <w:r>
          <w:rPr>
            <w:noProof/>
            <w:webHidden/>
          </w:rPr>
          <w:instrText xml:space="preserve"> PAGEREF _Toc96828246 \h </w:instrText>
        </w:r>
        <w:r>
          <w:rPr>
            <w:noProof/>
            <w:webHidden/>
          </w:rPr>
        </w:r>
        <w:r>
          <w:rPr>
            <w:noProof/>
            <w:webHidden/>
          </w:rPr>
          <w:fldChar w:fldCharType="separate"/>
        </w:r>
        <w:r>
          <w:rPr>
            <w:noProof/>
            <w:webHidden/>
          </w:rPr>
          <w:t>8</w:t>
        </w:r>
        <w:r>
          <w:rPr>
            <w:noProof/>
            <w:webHidden/>
          </w:rPr>
          <w:fldChar w:fldCharType="end"/>
        </w:r>
      </w:hyperlink>
    </w:p>
    <w:p w14:paraId="5E8F3FDF" w14:textId="63A26623" w:rsidR="00050DBB" w:rsidRDefault="00050DBB" w:rsidP="00050DBB">
      <w:pPr>
        <w:pStyle w:val="TOC1"/>
        <w:tabs>
          <w:tab w:val="left" w:pos="1320"/>
          <w:tab w:val="right" w:leader="dot" w:pos="8443"/>
        </w:tabs>
        <w:spacing w:line="240" w:lineRule="auto"/>
        <w:rPr>
          <w:rFonts w:asciiTheme="minorHAnsi" w:eastAsiaTheme="minorEastAsia" w:hAnsiTheme="minorHAnsi"/>
          <w:b w:val="0"/>
          <w:noProof/>
          <w:sz w:val="22"/>
        </w:rPr>
      </w:pPr>
      <w:hyperlink w:anchor="_Toc96828247" w:history="1">
        <w:r w:rsidRPr="00203360">
          <w:rPr>
            <w:rStyle w:val="Hyperlink"/>
            <w:rFonts w:cs="Times New Roman"/>
            <w:noProof/>
          </w:rPr>
          <w:t>PHẦN 3:</w:t>
        </w:r>
        <w:r>
          <w:rPr>
            <w:rFonts w:asciiTheme="minorHAnsi" w:eastAsiaTheme="minorEastAsia" w:hAnsiTheme="minorHAnsi"/>
            <w:b w:val="0"/>
            <w:noProof/>
            <w:sz w:val="22"/>
          </w:rPr>
          <w:tab/>
        </w:r>
        <w:r w:rsidRPr="00203360">
          <w:rPr>
            <w:rStyle w:val="Hyperlink"/>
            <w:rFonts w:cs="Times New Roman"/>
            <w:noProof/>
          </w:rPr>
          <w:t>TRIỂN KHAI CHƯƠNG TRÌNH</w:t>
        </w:r>
        <w:r>
          <w:rPr>
            <w:noProof/>
            <w:webHidden/>
          </w:rPr>
          <w:tab/>
        </w:r>
        <w:r>
          <w:rPr>
            <w:noProof/>
            <w:webHidden/>
          </w:rPr>
          <w:fldChar w:fldCharType="begin"/>
        </w:r>
        <w:r>
          <w:rPr>
            <w:noProof/>
            <w:webHidden/>
          </w:rPr>
          <w:instrText xml:space="preserve"> PAGEREF _Toc96828247 \h </w:instrText>
        </w:r>
        <w:r>
          <w:rPr>
            <w:noProof/>
            <w:webHidden/>
          </w:rPr>
        </w:r>
        <w:r>
          <w:rPr>
            <w:noProof/>
            <w:webHidden/>
          </w:rPr>
          <w:fldChar w:fldCharType="separate"/>
        </w:r>
        <w:r>
          <w:rPr>
            <w:noProof/>
            <w:webHidden/>
          </w:rPr>
          <w:t>27</w:t>
        </w:r>
        <w:r>
          <w:rPr>
            <w:noProof/>
            <w:webHidden/>
          </w:rPr>
          <w:fldChar w:fldCharType="end"/>
        </w:r>
      </w:hyperlink>
    </w:p>
    <w:p w14:paraId="38922514" w14:textId="60ED4598"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48" w:history="1">
        <w:r w:rsidRPr="00203360">
          <w:rPr>
            <w:rStyle w:val="Hyperlink"/>
            <w:rFonts w:cs="Times New Roman"/>
            <w:noProof/>
          </w:rPr>
          <w:t>3.1</w:t>
        </w:r>
        <w:r>
          <w:rPr>
            <w:rFonts w:asciiTheme="minorHAnsi" w:eastAsiaTheme="minorEastAsia" w:hAnsiTheme="minorHAnsi"/>
            <w:noProof/>
            <w:sz w:val="22"/>
          </w:rPr>
          <w:tab/>
        </w:r>
        <w:r w:rsidRPr="00203360">
          <w:rPr>
            <w:rStyle w:val="Hyperlink"/>
            <w:rFonts w:cs="Times New Roman"/>
            <w:noProof/>
          </w:rPr>
          <w:t>Nguyễn Thành Dương</w:t>
        </w:r>
        <w:r>
          <w:rPr>
            <w:noProof/>
            <w:webHidden/>
          </w:rPr>
          <w:tab/>
        </w:r>
        <w:r>
          <w:rPr>
            <w:noProof/>
            <w:webHidden/>
          </w:rPr>
          <w:fldChar w:fldCharType="begin"/>
        </w:r>
        <w:r>
          <w:rPr>
            <w:noProof/>
            <w:webHidden/>
          </w:rPr>
          <w:instrText xml:space="preserve"> PAGEREF _Toc96828248 \h </w:instrText>
        </w:r>
        <w:r>
          <w:rPr>
            <w:noProof/>
            <w:webHidden/>
          </w:rPr>
        </w:r>
        <w:r>
          <w:rPr>
            <w:noProof/>
            <w:webHidden/>
          </w:rPr>
          <w:fldChar w:fldCharType="separate"/>
        </w:r>
        <w:r>
          <w:rPr>
            <w:noProof/>
            <w:webHidden/>
          </w:rPr>
          <w:t>27</w:t>
        </w:r>
        <w:r>
          <w:rPr>
            <w:noProof/>
            <w:webHidden/>
          </w:rPr>
          <w:fldChar w:fldCharType="end"/>
        </w:r>
      </w:hyperlink>
    </w:p>
    <w:p w14:paraId="59A54CA7" w14:textId="7ADBC2A6"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49" w:history="1">
        <w:r w:rsidRPr="00203360">
          <w:rPr>
            <w:rStyle w:val="Hyperlink"/>
            <w:rFonts w:cs="Times New Roman"/>
            <w:noProof/>
          </w:rPr>
          <w:t>3.1.1.</w:t>
        </w:r>
        <w:r>
          <w:rPr>
            <w:rFonts w:asciiTheme="minorHAnsi" w:eastAsiaTheme="minorEastAsia" w:hAnsiTheme="minorHAnsi"/>
            <w:noProof/>
            <w:sz w:val="22"/>
          </w:rPr>
          <w:tab/>
        </w:r>
        <w:r w:rsidRPr="00203360">
          <w:rPr>
            <w:rStyle w:val="Hyperlink"/>
            <w:rFonts w:cs="Times New Roman"/>
            <w:noProof/>
          </w:rPr>
          <w:t>Đăng nhập</w:t>
        </w:r>
        <w:r>
          <w:rPr>
            <w:noProof/>
            <w:webHidden/>
          </w:rPr>
          <w:tab/>
        </w:r>
        <w:r>
          <w:rPr>
            <w:noProof/>
            <w:webHidden/>
          </w:rPr>
          <w:fldChar w:fldCharType="begin"/>
        </w:r>
        <w:r>
          <w:rPr>
            <w:noProof/>
            <w:webHidden/>
          </w:rPr>
          <w:instrText xml:space="preserve"> PAGEREF _Toc96828249 \h </w:instrText>
        </w:r>
        <w:r>
          <w:rPr>
            <w:noProof/>
            <w:webHidden/>
          </w:rPr>
        </w:r>
        <w:r>
          <w:rPr>
            <w:noProof/>
            <w:webHidden/>
          </w:rPr>
          <w:fldChar w:fldCharType="separate"/>
        </w:r>
        <w:r>
          <w:rPr>
            <w:noProof/>
            <w:webHidden/>
          </w:rPr>
          <w:t>28</w:t>
        </w:r>
        <w:r>
          <w:rPr>
            <w:noProof/>
            <w:webHidden/>
          </w:rPr>
          <w:fldChar w:fldCharType="end"/>
        </w:r>
      </w:hyperlink>
    </w:p>
    <w:p w14:paraId="357A7B16" w14:textId="19C83D2A"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0" w:history="1">
        <w:r w:rsidRPr="00203360">
          <w:rPr>
            <w:rStyle w:val="Hyperlink"/>
            <w:rFonts w:cs="Times New Roman"/>
            <w:noProof/>
          </w:rPr>
          <w:t>3.1.2.</w:t>
        </w:r>
        <w:r>
          <w:rPr>
            <w:rFonts w:asciiTheme="minorHAnsi" w:eastAsiaTheme="minorEastAsia" w:hAnsiTheme="minorHAnsi"/>
            <w:noProof/>
            <w:sz w:val="22"/>
          </w:rPr>
          <w:tab/>
        </w:r>
        <w:r w:rsidRPr="00203360">
          <w:rPr>
            <w:rStyle w:val="Hyperlink"/>
            <w:rFonts w:cs="Times New Roman"/>
            <w:noProof/>
          </w:rPr>
          <w:t>Mục cá nhân</w:t>
        </w:r>
        <w:r>
          <w:rPr>
            <w:noProof/>
            <w:webHidden/>
          </w:rPr>
          <w:tab/>
        </w:r>
        <w:r>
          <w:rPr>
            <w:noProof/>
            <w:webHidden/>
          </w:rPr>
          <w:fldChar w:fldCharType="begin"/>
        </w:r>
        <w:r>
          <w:rPr>
            <w:noProof/>
            <w:webHidden/>
          </w:rPr>
          <w:instrText xml:space="preserve"> PAGEREF _Toc96828250 \h </w:instrText>
        </w:r>
        <w:r>
          <w:rPr>
            <w:noProof/>
            <w:webHidden/>
          </w:rPr>
        </w:r>
        <w:r>
          <w:rPr>
            <w:noProof/>
            <w:webHidden/>
          </w:rPr>
          <w:fldChar w:fldCharType="separate"/>
        </w:r>
        <w:r>
          <w:rPr>
            <w:noProof/>
            <w:webHidden/>
          </w:rPr>
          <w:t>30</w:t>
        </w:r>
        <w:r>
          <w:rPr>
            <w:noProof/>
            <w:webHidden/>
          </w:rPr>
          <w:fldChar w:fldCharType="end"/>
        </w:r>
      </w:hyperlink>
    </w:p>
    <w:p w14:paraId="36D0BB5B" w14:textId="22D14685"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1" w:history="1">
        <w:r w:rsidRPr="00203360">
          <w:rPr>
            <w:rStyle w:val="Hyperlink"/>
            <w:rFonts w:cs="Times New Roman"/>
            <w:noProof/>
          </w:rPr>
          <w:t>3.1.3.</w:t>
        </w:r>
        <w:r>
          <w:rPr>
            <w:rFonts w:asciiTheme="minorHAnsi" w:eastAsiaTheme="minorEastAsia" w:hAnsiTheme="minorHAnsi"/>
            <w:noProof/>
            <w:sz w:val="22"/>
          </w:rPr>
          <w:tab/>
        </w:r>
        <w:r w:rsidRPr="00203360">
          <w:rPr>
            <w:rStyle w:val="Hyperlink"/>
            <w:rFonts w:cs="Times New Roman"/>
            <w:noProof/>
          </w:rPr>
          <w:t>Chạy phần bài làm</w:t>
        </w:r>
        <w:r>
          <w:rPr>
            <w:noProof/>
            <w:webHidden/>
          </w:rPr>
          <w:tab/>
        </w:r>
        <w:r>
          <w:rPr>
            <w:noProof/>
            <w:webHidden/>
          </w:rPr>
          <w:fldChar w:fldCharType="begin"/>
        </w:r>
        <w:r>
          <w:rPr>
            <w:noProof/>
            <w:webHidden/>
          </w:rPr>
          <w:instrText xml:space="preserve"> PAGEREF _Toc96828251 \h </w:instrText>
        </w:r>
        <w:r>
          <w:rPr>
            <w:noProof/>
            <w:webHidden/>
          </w:rPr>
        </w:r>
        <w:r>
          <w:rPr>
            <w:noProof/>
            <w:webHidden/>
          </w:rPr>
          <w:fldChar w:fldCharType="separate"/>
        </w:r>
        <w:r>
          <w:rPr>
            <w:noProof/>
            <w:webHidden/>
          </w:rPr>
          <w:t>32</w:t>
        </w:r>
        <w:r>
          <w:rPr>
            <w:noProof/>
            <w:webHidden/>
          </w:rPr>
          <w:fldChar w:fldCharType="end"/>
        </w:r>
      </w:hyperlink>
    </w:p>
    <w:p w14:paraId="00B06D07" w14:textId="144C7839"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52" w:history="1">
        <w:r w:rsidRPr="00203360">
          <w:rPr>
            <w:rStyle w:val="Hyperlink"/>
            <w:rFonts w:cs="Times New Roman"/>
            <w:noProof/>
          </w:rPr>
          <w:t>3.2</w:t>
        </w:r>
        <w:r>
          <w:rPr>
            <w:rFonts w:asciiTheme="minorHAnsi" w:eastAsiaTheme="minorEastAsia" w:hAnsiTheme="minorHAnsi"/>
            <w:noProof/>
            <w:sz w:val="22"/>
          </w:rPr>
          <w:tab/>
        </w:r>
        <w:r w:rsidRPr="00203360">
          <w:rPr>
            <w:rStyle w:val="Hyperlink"/>
            <w:rFonts w:cs="Times New Roman"/>
            <w:noProof/>
          </w:rPr>
          <w:t>Vũ Đức Cường</w:t>
        </w:r>
        <w:r>
          <w:rPr>
            <w:noProof/>
            <w:webHidden/>
          </w:rPr>
          <w:tab/>
        </w:r>
        <w:r>
          <w:rPr>
            <w:noProof/>
            <w:webHidden/>
          </w:rPr>
          <w:fldChar w:fldCharType="begin"/>
        </w:r>
        <w:r>
          <w:rPr>
            <w:noProof/>
            <w:webHidden/>
          </w:rPr>
          <w:instrText xml:space="preserve"> PAGEREF _Toc96828252 \h </w:instrText>
        </w:r>
        <w:r>
          <w:rPr>
            <w:noProof/>
            <w:webHidden/>
          </w:rPr>
        </w:r>
        <w:r>
          <w:rPr>
            <w:noProof/>
            <w:webHidden/>
          </w:rPr>
          <w:fldChar w:fldCharType="separate"/>
        </w:r>
        <w:r>
          <w:rPr>
            <w:noProof/>
            <w:webHidden/>
          </w:rPr>
          <w:t>34</w:t>
        </w:r>
        <w:r>
          <w:rPr>
            <w:noProof/>
            <w:webHidden/>
          </w:rPr>
          <w:fldChar w:fldCharType="end"/>
        </w:r>
      </w:hyperlink>
    </w:p>
    <w:p w14:paraId="0B53464A" w14:textId="555481BF"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3" w:history="1">
        <w:r w:rsidRPr="00203360">
          <w:rPr>
            <w:rStyle w:val="Hyperlink"/>
            <w:rFonts w:cs="Times New Roman"/>
            <w:noProof/>
          </w:rPr>
          <w:t>3.2.1.</w:t>
        </w:r>
        <w:r>
          <w:rPr>
            <w:rFonts w:asciiTheme="minorHAnsi" w:eastAsiaTheme="minorEastAsia" w:hAnsiTheme="minorHAnsi"/>
            <w:noProof/>
            <w:sz w:val="22"/>
          </w:rPr>
          <w:tab/>
        </w:r>
        <w:r w:rsidRPr="00203360">
          <w:rPr>
            <w:rStyle w:val="Hyperlink"/>
            <w:rFonts w:cs="Times New Roman"/>
            <w:noProof/>
          </w:rPr>
          <w:t>class YeuCauDangKiLichThucHanh</w:t>
        </w:r>
        <w:r>
          <w:rPr>
            <w:noProof/>
            <w:webHidden/>
          </w:rPr>
          <w:tab/>
        </w:r>
        <w:r>
          <w:rPr>
            <w:noProof/>
            <w:webHidden/>
          </w:rPr>
          <w:fldChar w:fldCharType="begin"/>
        </w:r>
        <w:r>
          <w:rPr>
            <w:noProof/>
            <w:webHidden/>
          </w:rPr>
          <w:instrText xml:space="preserve"> PAGEREF _Toc96828253 \h </w:instrText>
        </w:r>
        <w:r>
          <w:rPr>
            <w:noProof/>
            <w:webHidden/>
          </w:rPr>
        </w:r>
        <w:r>
          <w:rPr>
            <w:noProof/>
            <w:webHidden/>
          </w:rPr>
          <w:fldChar w:fldCharType="separate"/>
        </w:r>
        <w:r>
          <w:rPr>
            <w:noProof/>
            <w:webHidden/>
          </w:rPr>
          <w:t>34</w:t>
        </w:r>
        <w:r>
          <w:rPr>
            <w:noProof/>
            <w:webHidden/>
          </w:rPr>
          <w:fldChar w:fldCharType="end"/>
        </w:r>
      </w:hyperlink>
    </w:p>
    <w:p w14:paraId="14BC46D3" w14:textId="3139A159"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4" w:history="1">
        <w:r w:rsidRPr="00203360">
          <w:rPr>
            <w:rStyle w:val="Hyperlink"/>
            <w:rFonts w:cs="Times New Roman"/>
            <w:noProof/>
          </w:rPr>
          <w:t>3.2.2.</w:t>
        </w:r>
        <w:r>
          <w:rPr>
            <w:rFonts w:asciiTheme="minorHAnsi" w:eastAsiaTheme="minorEastAsia" w:hAnsiTheme="minorHAnsi"/>
            <w:noProof/>
            <w:sz w:val="22"/>
          </w:rPr>
          <w:tab/>
        </w:r>
        <w:r w:rsidRPr="00203360">
          <w:rPr>
            <w:rStyle w:val="Hyperlink"/>
            <w:rFonts w:cs="Times New Roman"/>
            <w:noProof/>
          </w:rPr>
          <w:t>Class DangKyLichThucHanh</w:t>
        </w:r>
        <w:r>
          <w:rPr>
            <w:noProof/>
            <w:webHidden/>
          </w:rPr>
          <w:tab/>
        </w:r>
        <w:r>
          <w:rPr>
            <w:noProof/>
            <w:webHidden/>
          </w:rPr>
          <w:fldChar w:fldCharType="begin"/>
        </w:r>
        <w:r>
          <w:rPr>
            <w:noProof/>
            <w:webHidden/>
          </w:rPr>
          <w:instrText xml:space="preserve"> PAGEREF _Toc96828254 \h </w:instrText>
        </w:r>
        <w:r>
          <w:rPr>
            <w:noProof/>
            <w:webHidden/>
          </w:rPr>
        </w:r>
        <w:r>
          <w:rPr>
            <w:noProof/>
            <w:webHidden/>
          </w:rPr>
          <w:fldChar w:fldCharType="separate"/>
        </w:r>
        <w:r>
          <w:rPr>
            <w:noProof/>
            <w:webHidden/>
          </w:rPr>
          <w:t>36</w:t>
        </w:r>
        <w:r>
          <w:rPr>
            <w:noProof/>
            <w:webHidden/>
          </w:rPr>
          <w:fldChar w:fldCharType="end"/>
        </w:r>
      </w:hyperlink>
    </w:p>
    <w:p w14:paraId="15F5C5A3" w14:textId="503A2A0B"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55" w:history="1">
        <w:r w:rsidRPr="00203360">
          <w:rPr>
            <w:rStyle w:val="Hyperlink"/>
            <w:rFonts w:cs="Times New Roman"/>
            <w:noProof/>
          </w:rPr>
          <w:t>3.3</w:t>
        </w:r>
        <w:r>
          <w:rPr>
            <w:rFonts w:asciiTheme="minorHAnsi" w:eastAsiaTheme="minorEastAsia" w:hAnsiTheme="minorHAnsi"/>
            <w:noProof/>
            <w:sz w:val="22"/>
          </w:rPr>
          <w:tab/>
        </w:r>
        <w:r w:rsidRPr="00203360">
          <w:rPr>
            <w:rStyle w:val="Hyperlink"/>
            <w:rFonts w:cs="Times New Roman"/>
            <w:noProof/>
          </w:rPr>
          <w:t>Vũ Tuấn Dũng</w:t>
        </w:r>
        <w:r>
          <w:rPr>
            <w:noProof/>
            <w:webHidden/>
          </w:rPr>
          <w:tab/>
        </w:r>
        <w:r>
          <w:rPr>
            <w:noProof/>
            <w:webHidden/>
          </w:rPr>
          <w:fldChar w:fldCharType="begin"/>
        </w:r>
        <w:r>
          <w:rPr>
            <w:noProof/>
            <w:webHidden/>
          </w:rPr>
          <w:instrText xml:space="preserve"> PAGEREF _Toc96828255 \h </w:instrText>
        </w:r>
        <w:r>
          <w:rPr>
            <w:noProof/>
            <w:webHidden/>
          </w:rPr>
        </w:r>
        <w:r>
          <w:rPr>
            <w:noProof/>
            <w:webHidden/>
          </w:rPr>
          <w:fldChar w:fldCharType="separate"/>
        </w:r>
        <w:r>
          <w:rPr>
            <w:noProof/>
            <w:webHidden/>
          </w:rPr>
          <w:t>40</w:t>
        </w:r>
        <w:r>
          <w:rPr>
            <w:noProof/>
            <w:webHidden/>
          </w:rPr>
          <w:fldChar w:fldCharType="end"/>
        </w:r>
      </w:hyperlink>
    </w:p>
    <w:p w14:paraId="10ABCA28" w14:textId="6E9B3BF6"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6" w:history="1">
        <w:r w:rsidRPr="00203360">
          <w:rPr>
            <w:rStyle w:val="Hyperlink"/>
            <w:rFonts w:cs="Times New Roman"/>
            <w:noProof/>
          </w:rPr>
          <w:t>3.3.1.</w:t>
        </w:r>
        <w:r>
          <w:rPr>
            <w:rFonts w:asciiTheme="minorHAnsi" w:eastAsiaTheme="minorEastAsia" w:hAnsiTheme="minorHAnsi"/>
            <w:noProof/>
            <w:sz w:val="22"/>
          </w:rPr>
          <w:tab/>
        </w:r>
        <w:r w:rsidRPr="00203360">
          <w:rPr>
            <w:rStyle w:val="Hyperlink"/>
            <w:rFonts w:cs="Times New Roman"/>
            <w:noProof/>
          </w:rPr>
          <w:t>Xem lịch thực hành của bản thân</w:t>
        </w:r>
        <w:r>
          <w:rPr>
            <w:noProof/>
            <w:webHidden/>
          </w:rPr>
          <w:tab/>
        </w:r>
        <w:r>
          <w:rPr>
            <w:noProof/>
            <w:webHidden/>
          </w:rPr>
          <w:fldChar w:fldCharType="begin"/>
        </w:r>
        <w:r>
          <w:rPr>
            <w:noProof/>
            <w:webHidden/>
          </w:rPr>
          <w:instrText xml:space="preserve"> PAGEREF _Toc96828256 \h </w:instrText>
        </w:r>
        <w:r>
          <w:rPr>
            <w:noProof/>
            <w:webHidden/>
          </w:rPr>
        </w:r>
        <w:r>
          <w:rPr>
            <w:noProof/>
            <w:webHidden/>
          </w:rPr>
          <w:fldChar w:fldCharType="separate"/>
        </w:r>
        <w:r>
          <w:rPr>
            <w:noProof/>
            <w:webHidden/>
          </w:rPr>
          <w:t>40</w:t>
        </w:r>
        <w:r>
          <w:rPr>
            <w:noProof/>
            <w:webHidden/>
          </w:rPr>
          <w:fldChar w:fldCharType="end"/>
        </w:r>
      </w:hyperlink>
    </w:p>
    <w:p w14:paraId="29772AC0" w14:textId="7B4C749A"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7" w:history="1">
        <w:r w:rsidRPr="00203360">
          <w:rPr>
            <w:rStyle w:val="Hyperlink"/>
            <w:rFonts w:cs="Times New Roman"/>
            <w:noProof/>
          </w:rPr>
          <w:t>3.3.2.</w:t>
        </w:r>
        <w:r>
          <w:rPr>
            <w:rFonts w:asciiTheme="minorHAnsi" w:eastAsiaTheme="minorEastAsia" w:hAnsiTheme="minorHAnsi"/>
            <w:noProof/>
            <w:sz w:val="22"/>
          </w:rPr>
          <w:tab/>
        </w:r>
        <w:r w:rsidRPr="00203360">
          <w:rPr>
            <w:rStyle w:val="Hyperlink"/>
            <w:rFonts w:cs="Times New Roman"/>
            <w:noProof/>
          </w:rPr>
          <w:t>Xem lịch thực hành của nhà trường</w:t>
        </w:r>
        <w:r>
          <w:rPr>
            <w:noProof/>
            <w:webHidden/>
          </w:rPr>
          <w:tab/>
        </w:r>
        <w:r>
          <w:rPr>
            <w:noProof/>
            <w:webHidden/>
          </w:rPr>
          <w:fldChar w:fldCharType="begin"/>
        </w:r>
        <w:r>
          <w:rPr>
            <w:noProof/>
            <w:webHidden/>
          </w:rPr>
          <w:instrText xml:space="preserve"> PAGEREF _Toc96828257 \h </w:instrText>
        </w:r>
        <w:r>
          <w:rPr>
            <w:noProof/>
            <w:webHidden/>
          </w:rPr>
        </w:r>
        <w:r>
          <w:rPr>
            <w:noProof/>
            <w:webHidden/>
          </w:rPr>
          <w:fldChar w:fldCharType="separate"/>
        </w:r>
        <w:r>
          <w:rPr>
            <w:noProof/>
            <w:webHidden/>
          </w:rPr>
          <w:t>41</w:t>
        </w:r>
        <w:r>
          <w:rPr>
            <w:noProof/>
            <w:webHidden/>
          </w:rPr>
          <w:fldChar w:fldCharType="end"/>
        </w:r>
      </w:hyperlink>
    </w:p>
    <w:p w14:paraId="5BAFCB26" w14:textId="205A2A1C"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58" w:history="1">
        <w:r w:rsidRPr="00203360">
          <w:rPr>
            <w:rStyle w:val="Hyperlink"/>
            <w:rFonts w:cs="Times New Roman"/>
            <w:noProof/>
          </w:rPr>
          <w:t>3.3.3.</w:t>
        </w:r>
        <w:r>
          <w:rPr>
            <w:rFonts w:asciiTheme="minorHAnsi" w:eastAsiaTheme="minorEastAsia" w:hAnsiTheme="minorHAnsi"/>
            <w:noProof/>
            <w:sz w:val="22"/>
          </w:rPr>
          <w:tab/>
        </w:r>
        <w:r w:rsidRPr="00203360">
          <w:rPr>
            <w:rStyle w:val="Hyperlink"/>
            <w:rFonts w:cs="Times New Roman"/>
            <w:noProof/>
          </w:rPr>
          <w:t>Thay đổi lịch thực hành</w:t>
        </w:r>
        <w:r>
          <w:rPr>
            <w:noProof/>
            <w:webHidden/>
          </w:rPr>
          <w:tab/>
        </w:r>
        <w:r>
          <w:rPr>
            <w:noProof/>
            <w:webHidden/>
          </w:rPr>
          <w:fldChar w:fldCharType="begin"/>
        </w:r>
        <w:r>
          <w:rPr>
            <w:noProof/>
            <w:webHidden/>
          </w:rPr>
          <w:instrText xml:space="preserve"> PAGEREF _Toc96828258 \h </w:instrText>
        </w:r>
        <w:r>
          <w:rPr>
            <w:noProof/>
            <w:webHidden/>
          </w:rPr>
        </w:r>
        <w:r>
          <w:rPr>
            <w:noProof/>
            <w:webHidden/>
          </w:rPr>
          <w:fldChar w:fldCharType="separate"/>
        </w:r>
        <w:r>
          <w:rPr>
            <w:noProof/>
            <w:webHidden/>
          </w:rPr>
          <w:t>41</w:t>
        </w:r>
        <w:r>
          <w:rPr>
            <w:noProof/>
            <w:webHidden/>
          </w:rPr>
          <w:fldChar w:fldCharType="end"/>
        </w:r>
      </w:hyperlink>
    </w:p>
    <w:p w14:paraId="02114644" w14:textId="746DD5AE"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59" w:history="1">
        <w:r w:rsidRPr="00203360">
          <w:rPr>
            <w:rStyle w:val="Hyperlink"/>
            <w:rFonts w:cs="Times New Roman"/>
            <w:noProof/>
          </w:rPr>
          <w:t>3.4</w:t>
        </w:r>
        <w:r>
          <w:rPr>
            <w:rFonts w:asciiTheme="minorHAnsi" w:eastAsiaTheme="minorEastAsia" w:hAnsiTheme="minorHAnsi"/>
            <w:noProof/>
            <w:sz w:val="22"/>
          </w:rPr>
          <w:tab/>
        </w:r>
        <w:r w:rsidRPr="00203360">
          <w:rPr>
            <w:rStyle w:val="Hyperlink"/>
            <w:rFonts w:cs="Times New Roman"/>
            <w:noProof/>
          </w:rPr>
          <w:t>Lưu Thành Đạt</w:t>
        </w:r>
        <w:r>
          <w:rPr>
            <w:noProof/>
            <w:webHidden/>
          </w:rPr>
          <w:tab/>
        </w:r>
        <w:r>
          <w:rPr>
            <w:noProof/>
            <w:webHidden/>
          </w:rPr>
          <w:fldChar w:fldCharType="begin"/>
        </w:r>
        <w:r>
          <w:rPr>
            <w:noProof/>
            <w:webHidden/>
          </w:rPr>
          <w:instrText xml:space="preserve"> PAGEREF _Toc96828259 \h </w:instrText>
        </w:r>
        <w:r>
          <w:rPr>
            <w:noProof/>
            <w:webHidden/>
          </w:rPr>
        </w:r>
        <w:r>
          <w:rPr>
            <w:noProof/>
            <w:webHidden/>
          </w:rPr>
          <w:fldChar w:fldCharType="separate"/>
        </w:r>
        <w:r>
          <w:rPr>
            <w:noProof/>
            <w:webHidden/>
          </w:rPr>
          <w:t>45</w:t>
        </w:r>
        <w:r>
          <w:rPr>
            <w:noProof/>
            <w:webHidden/>
          </w:rPr>
          <w:fldChar w:fldCharType="end"/>
        </w:r>
      </w:hyperlink>
    </w:p>
    <w:p w14:paraId="6BC14537" w14:textId="2B995AD8"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60" w:history="1">
        <w:r w:rsidRPr="00203360">
          <w:rPr>
            <w:rStyle w:val="Hyperlink"/>
            <w:rFonts w:cs="Times New Roman"/>
            <w:noProof/>
          </w:rPr>
          <w:t>3.4.1.</w:t>
        </w:r>
        <w:r>
          <w:rPr>
            <w:rFonts w:asciiTheme="minorHAnsi" w:eastAsiaTheme="minorEastAsia" w:hAnsiTheme="minorHAnsi"/>
            <w:noProof/>
            <w:sz w:val="22"/>
          </w:rPr>
          <w:tab/>
        </w:r>
        <w:r w:rsidRPr="00203360">
          <w:rPr>
            <w:rStyle w:val="Hyperlink"/>
            <w:rFonts w:cs="Times New Roman"/>
            <w:noProof/>
          </w:rPr>
          <w:t>BaoTri.Java</w:t>
        </w:r>
        <w:r>
          <w:rPr>
            <w:noProof/>
            <w:webHidden/>
          </w:rPr>
          <w:tab/>
        </w:r>
        <w:r>
          <w:rPr>
            <w:noProof/>
            <w:webHidden/>
          </w:rPr>
          <w:fldChar w:fldCharType="begin"/>
        </w:r>
        <w:r>
          <w:rPr>
            <w:noProof/>
            <w:webHidden/>
          </w:rPr>
          <w:instrText xml:space="preserve"> PAGEREF _Toc96828260 \h </w:instrText>
        </w:r>
        <w:r>
          <w:rPr>
            <w:noProof/>
            <w:webHidden/>
          </w:rPr>
        </w:r>
        <w:r>
          <w:rPr>
            <w:noProof/>
            <w:webHidden/>
          </w:rPr>
          <w:fldChar w:fldCharType="separate"/>
        </w:r>
        <w:r>
          <w:rPr>
            <w:noProof/>
            <w:webHidden/>
          </w:rPr>
          <w:t>45</w:t>
        </w:r>
        <w:r>
          <w:rPr>
            <w:noProof/>
            <w:webHidden/>
          </w:rPr>
          <w:fldChar w:fldCharType="end"/>
        </w:r>
      </w:hyperlink>
    </w:p>
    <w:p w14:paraId="708936C1" w14:textId="3436CC09"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61" w:history="1">
        <w:r w:rsidRPr="00203360">
          <w:rPr>
            <w:rStyle w:val="Hyperlink"/>
            <w:rFonts w:cs="Times New Roman"/>
            <w:noProof/>
          </w:rPr>
          <w:t>3.4.2.</w:t>
        </w:r>
        <w:r>
          <w:rPr>
            <w:rFonts w:asciiTheme="minorHAnsi" w:eastAsiaTheme="minorEastAsia" w:hAnsiTheme="minorHAnsi"/>
            <w:noProof/>
            <w:sz w:val="22"/>
          </w:rPr>
          <w:tab/>
        </w:r>
        <w:r w:rsidRPr="00203360">
          <w:rPr>
            <w:rStyle w:val="Hyperlink"/>
            <w:rFonts w:cs="Times New Roman"/>
            <w:noProof/>
          </w:rPr>
          <w:t>Class BaoTriLichThucHanh.Java</w:t>
        </w:r>
        <w:r>
          <w:rPr>
            <w:noProof/>
            <w:webHidden/>
          </w:rPr>
          <w:tab/>
        </w:r>
        <w:r>
          <w:rPr>
            <w:noProof/>
            <w:webHidden/>
          </w:rPr>
          <w:fldChar w:fldCharType="begin"/>
        </w:r>
        <w:r>
          <w:rPr>
            <w:noProof/>
            <w:webHidden/>
          </w:rPr>
          <w:instrText xml:space="preserve"> PAGEREF _Toc96828261 \h </w:instrText>
        </w:r>
        <w:r>
          <w:rPr>
            <w:noProof/>
            <w:webHidden/>
          </w:rPr>
        </w:r>
        <w:r>
          <w:rPr>
            <w:noProof/>
            <w:webHidden/>
          </w:rPr>
          <w:fldChar w:fldCharType="separate"/>
        </w:r>
        <w:r>
          <w:rPr>
            <w:noProof/>
            <w:webHidden/>
          </w:rPr>
          <w:t>46</w:t>
        </w:r>
        <w:r>
          <w:rPr>
            <w:noProof/>
            <w:webHidden/>
          </w:rPr>
          <w:fldChar w:fldCharType="end"/>
        </w:r>
      </w:hyperlink>
    </w:p>
    <w:p w14:paraId="5B0690E8" w14:textId="653843BD"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62" w:history="1">
        <w:r w:rsidRPr="00203360">
          <w:rPr>
            <w:rStyle w:val="Hyperlink"/>
            <w:rFonts w:cs="Times New Roman"/>
            <w:noProof/>
          </w:rPr>
          <w:t>3.4.3.</w:t>
        </w:r>
        <w:r>
          <w:rPr>
            <w:rFonts w:asciiTheme="minorHAnsi" w:eastAsiaTheme="minorEastAsia" w:hAnsiTheme="minorHAnsi"/>
            <w:noProof/>
            <w:sz w:val="22"/>
          </w:rPr>
          <w:tab/>
        </w:r>
        <w:r w:rsidRPr="00203360">
          <w:rPr>
            <w:rStyle w:val="Hyperlink"/>
            <w:rFonts w:cs="Times New Roman"/>
            <w:noProof/>
          </w:rPr>
          <w:t>BaoTriPhongThucHanh.Java</w:t>
        </w:r>
        <w:r>
          <w:rPr>
            <w:noProof/>
            <w:webHidden/>
          </w:rPr>
          <w:tab/>
        </w:r>
        <w:r>
          <w:rPr>
            <w:noProof/>
            <w:webHidden/>
          </w:rPr>
          <w:fldChar w:fldCharType="begin"/>
        </w:r>
        <w:r>
          <w:rPr>
            <w:noProof/>
            <w:webHidden/>
          </w:rPr>
          <w:instrText xml:space="preserve"> PAGEREF _Toc96828262 \h </w:instrText>
        </w:r>
        <w:r>
          <w:rPr>
            <w:noProof/>
            <w:webHidden/>
          </w:rPr>
        </w:r>
        <w:r>
          <w:rPr>
            <w:noProof/>
            <w:webHidden/>
          </w:rPr>
          <w:fldChar w:fldCharType="separate"/>
        </w:r>
        <w:r>
          <w:rPr>
            <w:noProof/>
            <w:webHidden/>
          </w:rPr>
          <w:t>48</w:t>
        </w:r>
        <w:r>
          <w:rPr>
            <w:noProof/>
            <w:webHidden/>
          </w:rPr>
          <w:fldChar w:fldCharType="end"/>
        </w:r>
      </w:hyperlink>
    </w:p>
    <w:p w14:paraId="25F20BCB" w14:textId="0CA2CA77" w:rsidR="00050DBB" w:rsidRDefault="00050DBB" w:rsidP="00050DBB">
      <w:pPr>
        <w:pStyle w:val="TOC3"/>
        <w:tabs>
          <w:tab w:val="left" w:pos="1320"/>
          <w:tab w:val="right" w:leader="dot" w:pos="8443"/>
        </w:tabs>
        <w:spacing w:line="240" w:lineRule="auto"/>
        <w:rPr>
          <w:rFonts w:asciiTheme="minorHAnsi" w:eastAsiaTheme="minorEastAsia" w:hAnsiTheme="minorHAnsi"/>
          <w:noProof/>
          <w:sz w:val="22"/>
        </w:rPr>
      </w:pPr>
      <w:hyperlink w:anchor="_Toc96828263" w:history="1">
        <w:r w:rsidRPr="00203360">
          <w:rPr>
            <w:rStyle w:val="Hyperlink"/>
            <w:rFonts w:cs="Times New Roman"/>
            <w:noProof/>
          </w:rPr>
          <w:t>3.4.4.</w:t>
        </w:r>
        <w:r>
          <w:rPr>
            <w:rFonts w:asciiTheme="minorHAnsi" w:eastAsiaTheme="minorEastAsia" w:hAnsiTheme="minorHAnsi"/>
            <w:noProof/>
            <w:sz w:val="22"/>
          </w:rPr>
          <w:tab/>
        </w:r>
        <w:r w:rsidRPr="00203360">
          <w:rPr>
            <w:rStyle w:val="Hyperlink"/>
            <w:rFonts w:cs="Times New Roman"/>
            <w:noProof/>
          </w:rPr>
          <w:t>DBEngine.java</w:t>
        </w:r>
        <w:r>
          <w:rPr>
            <w:noProof/>
            <w:webHidden/>
          </w:rPr>
          <w:tab/>
        </w:r>
        <w:r>
          <w:rPr>
            <w:noProof/>
            <w:webHidden/>
          </w:rPr>
          <w:fldChar w:fldCharType="begin"/>
        </w:r>
        <w:r>
          <w:rPr>
            <w:noProof/>
            <w:webHidden/>
          </w:rPr>
          <w:instrText xml:space="preserve"> PAGEREF _Toc96828263 \h </w:instrText>
        </w:r>
        <w:r>
          <w:rPr>
            <w:noProof/>
            <w:webHidden/>
          </w:rPr>
        </w:r>
        <w:r>
          <w:rPr>
            <w:noProof/>
            <w:webHidden/>
          </w:rPr>
          <w:fldChar w:fldCharType="separate"/>
        </w:r>
        <w:r>
          <w:rPr>
            <w:noProof/>
            <w:webHidden/>
          </w:rPr>
          <w:t>49</w:t>
        </w:r>
        <w:r>
          <w:rPr>
            <w:noProof/>
            <w:webHidden/>
          </w:rPr>
          <w:fldChar w:fldCharType="end"/>
        </w:r>
      </w:hyperlink>
    </w:p>
    <w:p w14:paraId="51BB39B8" w14:textId="4055C2F7"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64" w:history="1">
        <w:r w:rsidRPr="00203360">
          <w:rPr>
            <w:rStyle w:val="Hyperlink"/>
            <w:rFonts w:cs="Times New Roman"/>
            <w:noProof/>
          </w:rPr>
          <w:t>3.5</w:t>
        </w:r>
        <w:r>
          <w:rPr>
            <w:rFonts w:asciiTheme="minorHAnsi" w:eastAsiaTheme="minorEastAsia" w:hAnsiTheme="minorHAnsi"/>
            <w:noProof/>
            <w:sz w:val="22"/>
          </w:rPr>
          <w:tab/>
        </w:r>
        <w:r w:rsidRPr="00203360">
          <w:rPr>
            <w:rStyle w:val="Hyperlink"/>
            <w:rFonts w:cs="Times New Roman"/>
            <w:noProof/>
          </w:rPr>
          <w:t>Vi Ngọc Đông</w:t>
        </w:r>
        <w:r>
          <w:rPr>
            <w:noProof/>
            <w:webHidden/>
          </w:rPr>
          <w:tab/>
        </w:r>
        <w:r>
          <w:rPr>
            <w:noProof/>
            <w:webHidden/>
          </w:rPr>
          <w:fldChar w:fldCharType="begin"/>
        </w:r>
        <w:r>
          <w:rPr>
            <w:noProof/>
            <w:webHidden/>
          </w:rPr>
          <w:instrText xml:space="preserve"> PAGEREF _Toc96828264 \h </w:instrText>
        </w:r>
        <w:r>
          <w:rPr>
            <w:noProof/>
            <w:webHidden/>
          </w:rPr>
        </w:r>
        <w:r>
          <w:rPr>
            <w:noProof/>
            <w:webHidden/>
          </w:rPr>
          <w:fldChar w:fldCharType="separate"/>
        </w:r>
        <w:r>
          <w:rPr>
            <w:noProof/>
            <w:webHidden/>
          </w:rPr>
          <w:t>49</w:t>
        </w:r>
        <w:r>
          <w:rPr>
            <w:noProof/>
            <w:webHidden/>
          </w:rPr>
          <w:fldChar w:fldCharType="end"/>
        </w:r>
      </w:hyperlink>
    </w:p>
    <w:p w14:paraId="16A232EB" w14:textId="16C075FE" w:rsidR="00050DBB" w:rsidRDefault="00050DBB" w:rsidP="00050DBB">
      <w:pPr>
        <w:pStyle w:val="TOC1"/>
        <w:tabs>
          <w:tab w:val="left" w:pos="1320"/>
          <w:tab w:val="right" w:leader="dot" w:pos="8443"/>
        </w:tabs>
        <w:spacing w:line="240" w:lineRule="auto"/>
        <w:rPr>
          <w:rFonts w:asciiTheme="minorHAnsi" w:eastAsiaTheme="minorEastAsia" w:hAnsiTheme="minorHAnsi"/>
          <w:b w:val="0"/>
          <w:noProof/>
          <w:sz w:val="22"/>
        </w:rPr>
      </w:pPr>
      <w:hyperlink w:anchor="_Toc96828265" w:history="1">
        <w:r w:rsidRPr="00203360">
          <w:rPr>
            <w:rStyle w:val="Hyperlink"/>
            <w:rFonts w:cs="Times New Roman"/>
            <w:noProof/>
          </w:rPr>
          <w:t>PHẦN 4:</w:t>
        </w:r>
        <w:r>
          <w:rPr>
            <w:rFonts w:asciiTheme="minorHAnsi" w:eastAsiaTheme="minorEastAsia" w:hAnsiTheme="minorHAnsi"/>
            <w:b w:val="0"/>
            <w:noProof/>
            <w:sz w:val="22"/>
          </w:rPr>
          <w:tab/>
        </w:r>
        <w:r w:rsidRPr="00203360">
          <w:rPr>
            <w:rStyle w:val="Hyperlink"/>
            <w:rFonts w:cs="Times New Roman"/>
            <w:noProof/>
          </w:rPr>
          <w:t>KẾT LUẬN VÀ BÀI HỌC KINH NGHIỆM</w:t>
        </w:r>
        <w:r>
          <w:rPr>
            <w:noProof/>
            <w:webHidden/>
          </w:rPr>
          <w:tab/>
        </w:r>
        <w:r>
          <w:rPr>
            <w:noProof/>
            <w:webHidden/>
          </w:rPr>
          <w:fldChar w:fldCharType="begin"/>
        </w:r>
        <w:r>
          <w:rPr>
            <w:noProof/>
            <w:webHidden/>
          </w:rPr>
          <w:instrText xml:space="preserve"> PAGEREF _Toc96828265 \h </w:instrText>
        </w:r>
        <w:r>
          <w:rPr>
            <w:noProof/>
            <w:webHidden/>
          </w:rPr>
        </w:r>
        <w:r>
          <w:rPr>
            <w:noProof/>
            <w:webHidden/>
          </w:rPr>
          <w:fldChar w:fldCharType="separate"/>
        </w:r>
        <w:r>
          <w:rPr>
            <w:noProof/>
            <w:webHidden/>
          </w:rPr>
          <w:t>75</w:t>
        </w:r>
        <w:r>
          <w:rPr>
            <w:noProof/>
            <w:webHidden/>
          </w:rPr>
          <w:fldChar w:fldCharType="end"/>
        </w:r>
      </w:hyperlink>
    </w:p>
    <w:p w14:paraId="67882A80" w14:textId="45FD0A2B"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66" w:history="1">
        <w:r w:rsidRPr="00203360">
          <w:rPr>
            <w:rStyle w:val="Hyperlink"/>
            <w:rFonts w:cs="Times New Roman"/>
            <w:noProof/>
          </w:rPr>
          <w:t>4.1</w:t>
        </w:r>
        <w:r>
          <w:rPr>
            <w:rFonts w:asciiTheme="minorHAnsi" w:eastAsiaTheme="minorEastAsia" w:hAnsiTheme="minorHAnsi"/>
            <w:noProof/>
            <w:sz w:val="22"/>
          </w:rPr>
          <w:tab/>
        </w:r>
        <w:r w:rsidRPr="00203360">
          <w:rPr>
            <w:rStyle w:val="Hyperlink"/>
            <w:rFonts w:cs="Times New Roman"/>
            <w:noProof/>
          </w:rPr>
          <w:t>Nội dung đã thực hiện</w:t>
        </w:r>
        <w:r>
          <w:rPr>
            <w:noProof/>
            <w:webHidden/>
          </w:rPr>
          <w:tab/>
        </w:r>
        <w:r>
          <w:rPr>
            <w:noProof/>
            <w:webHidden/>
          </w:rPr>
          <w:fldChar w:fldCharType="begin"/>
        </w:r>
        <w:r>
          <w:rPr>
            <w:noProof/>
            <w:webHidden/>
          </w:rPr>
          <w:instrText xml:space="preserve"> PAGEREF _Toc96828266 \h </w:instrText>
        </w:r>
        <w:r>
          <w:rPr>
            <w:noProof/>
            <w:webHidden/>
          </w:rPr>
        </w:r>
        <w:r>
          <w:rPr>
            <w:noProof/>
            <w:webHidden/>
          </w:rPr>
          <w:fldChar w:fldCharType="separate"/>
        </w:r>
        <w:r>
          <w:rPr>
            <w:noProof/>
            <w:webHidden/>
          </w:rPr>
          <w:t>75</w:t>
        </w:r>
        <w:r>
          <w:rPr>
            <w:noProof/>
            <w:webHidden/>
          </w:rPr>
          <w:fldChar w:fldCharType="end"/>
        </w:r>
      </w:hyperlink>
    </w:p>
    <w:p w14:paraId="6DD35520" w14:textId="6794DF1D" w:rsidR="00050DBB" w:rsidRDefault="00050DBB" w:rsidP="00050DBB">
      <w:pPr>
        <w:pStyle w:val="TOC2"/>
        <w:tabs>
          <w:tab w:val="left" w:pos="880"/>
          <w:tab w:val="right" w:leader="dot" w:pos="8443"/>
        </w:tabs>
        <w:spacing w:line="240" w:lineRule="auto"/>
        <w:rPr>
          <w:rFonts w:asciiTheme="minorHAnsi" w:eastAsiaTheme="minorEastAsia" w:hAnsiTheme="minorHAnsi"/>
          <w:noProof/>
          <w:sz w:val="22"/>
        </w:rPr>
      </w:pPr>
      <w:hyperlink w:anchor="_Toc96828267" w:history="1">
        <w:r w:rsidRPr="00203360">
          <w:rPr>
            <w:rStyle w:val="Hyperlink"/>
            <w:rFonts w:cs="Times New Roman"/>
            <w:noProof/>
          </w:rPr>
          <w:t>4.2</w:t>
        </w:r>
        <w:r>
          <w:rPr>
            <w:rFonts w:asciiTheme="minorHAnsi" w:eastAsiaTheme="minorEastAsia" w:hAnsiTheme="minorHAnsi"/>
            <w:noProof/>
            <w:sz w:val="22"/>
          </w:rPr>
          <w:tab/>
        </w:r>
        <w:r w:rsidRPr="00203360">
          <w:rPr>
            <w:rStyle w:val="Hyperlink"/>
            <w:rFonts w:cs="Times New Roman"/>
            <w:noProof/>
          </w:rPr>
          <w:t>Hướng phát triển.</w:t>
        </w:r>
        <w:r>
          <w:rPr>
            <w:noProof/>
            <w:webHidden/>
          </w:rPr>
          <w:tab/>
        </w:r>
        <w:r>
          <w:rPr>
            <w:noProof/>
            <w:webHidden/>
          </w:rPr>
          <w:fldChar w:fldCharType="begin"/>
        </w:r>
        <w:r>
          <w:rPr>
            <w:noProof/>
            <w:webHidden/>
          </w:rPr>
          <w:instrText xml:space="preserve"> PAGEREF _Toc96828267 \h </w:instrText>
        </w:r>
        <w:r>
          <w:rPr>
            <w:noProof/>
            <w:webHidden/>
          </w:rPr>
        </w:r>
        <w:r>
          <w:rPr>
            <w:noProof/>
            <w:webHidden/>
          </w:rPr>
          <w:fldChar w:fldCharType="separate"/>
        </w:r>
        <w:r>
          <w:rPr>
            <w:noProof/>
            <w:webHidden/>
          </w:rPr>
          <w:t>75</w:t>
        </w:r>
        <w:r>
          <w:rPr>
            <w:noProof/>
            <w:webHidden/>
          </w:rPr>
          <w:fldChar w:fldCharType="end"/>
        </w:r>
      </w:hyperlink>
    </w:p>
    <w:p w14:paraId="7DDEB452" w14:textId="79C2BB88" w:rsidR="00354019" w:rsidRPr="00CB5B42" w:rsidRDefault="00050DBB" w:rsidP="00050DBB">
      <w:pPr>
        <w:spacing w:line="240" w:lineRule="auto"/>
        <w:rPr>
          <w:rFonts w:ascii="Times New Roman" w:hAnsi="Times New Roman" w:cs="Times New Roman"/>
        </w:rPr>
      </w:pPr>
      <w:r>
        <w:rPr>
          <w:rFonts w:ascii="Times New Roman" w:hAnsi="Times New Roman" w:cs="Times New Roman"/>
          <w:sz w:val="28"/>
        </w:rPr>
        <w:lastRenderedPageBreak/>
        <w:fldChar w:fldCharType="end"/>
      </w:r>
    </w:p>
    <w:p w14:paraId="719337B9" w14:textId="3B14D0B4" w:rsidR="009D5894" w:rsidRPr="00CB5B42" w:rsidRDefault="009D5894" w:rsidP="00C72149">
      <w:pPr>
        <w:pStyle w:val="Heading1"/>
        <w:numPr>
          <w:ilvl w:val="0"/>
          <w:numId w:val="29"/>
        </w:numPr>
        <w:jc w:val="center"/>
        <w:rPr>
          <w:rFonts w:cs="Times New Roman"/>
        </w:rPr>
      </w:pPr>
      <w:bookmarkStart w:id="1" w:name="_Toc96828237"/>
      <w:r w:rsidRPr="00CB5B42">
        <w:rPr>
          <w:rFonts w:cs="Times New Roman"/>
        </w:rPr>
        <w:t>MỞ ĐẦU</w:t>
      </w:r>
      <w:bookmarkEnd w:id="1"/>
    </w:p>
    <w:p w14:paraId="1F90EDAD" w14:textId="1246E03D" w:rsidR="0058232A" w:rsidRPr="00CB5B42" w:rsidRDefault="0058232A" w:rsidP="00C72149">
      <w:pPr>
        <w:pStyle w:val="Heading2"/>
        <w:rPr>
          <w:rFonts w:cs="Times New Roman"/>
        </w:rPr>
      </w:pPr>
      <w:bookmarkStart w:id="2" w:name="_Toc96828238"/>
      <w:r w:rsidRPr="00CB5B42">
        <w:rPr>
          <w:rFonts w:cs="Times New Roman"/>
        </w:rPr>
        <w:t>Giới thiệu Java</w:t>
      </w:r>
      <w:bookmarkEnd w:id="2"/>
    </w:p>
    <w:p w14:paraId="5D53494F" w14:textId="0302DACF" w:rsidR="00ED0A28" w:rsidRPr="00CB5B42" w:rsidRDefault="00ED0A28" w:rsidP="00ED0A28">
      <w:pPr>
        <w:ind w:firstLine="720"/>
        <w:rPr>
          <w:rFonts w:ascii="Times New Roman" w:hAnsi="Times New Roman" w:cs="Times New Roman"/>
          <w:sz w:val="28"/>
          <w:szCs w:val="28"/>
        </w:rPr>
      </w:pPr>
      <w:r w:rsidRPr="00CB5B42">
        <w:rPr>
          <w:rFonts w:ascii="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w:t>
      </w:r>
    </w:p>
    <w:p w14:paraId="5F30560E" w14:textId="77777777" w:rsidR="00ED0A28" w:rsidRPr="00CB5B42" w:rsidRDefault="00ED0A28" w:rsidP="00ED0A28">
      <w:pPr>
        <w:ind w:firstLine="720"/>
        <w:rPr>
          <w:rFonts w:ascii="Times New Roman" w:hAnsi="Times New Roman" w:cs="Times New Roman"/>
          <w:sz w:val="28"/>
          <w:szCs w:val="28"/>
        </w:rPr>
      </w:pPr>
      <w:r w:rsidRPr="00CB5B42">
        <w:rPr>
          <w:rFonts w:ascii="Times New Roman" w:hAnsi="Times New Roman" w:cs="Times New Roman"/>
          <w:sz w:val="28"/>
          <w:szCs w:val="28"/>
        </w:rPr>
        <w:t>Java được khởi đầu bởi James Gosling và bạn đồng nghiệp ở Sun MicroSystem năm 1991. Ban đầu Java được tạo ra nhằm mục đích viết phần mềm cho các sản phẩm gia dụng, và có tên là Oak.</w:t>
      </w:r>
    </w:p>
    <w:p w14:paraId="5C6248AD" w14:textId="77777777" w:rsidR="00ED0A28" w:rsidRPr="00CB5B42" w:rsidRDefault="00ED0A28" w:rsidP="00ED0A28">
      <w:pPr>
        <w:ind w:firstLine="720"/>
        <w:rPr>
          <w:rFonts w:ascii="Times New Roman" w:hAnsi="Times New Roman" w:cs="Times New Roman"/>
          <w:sz w:val="28"/>
          <w:szCs w:val="28"/>
        </w:rPr>
      </w:pPr>
      <w:r w:rsidRPr="00CB5B42">
        <w:rPr>
          <w:rFonts w:ascii="Times New Roman" w:hAnsi="Times New Roman" w:cs="Times New Roman"/>
          <w:sz w:val="28"/>
          <w:szCs w:val="28"/>
        </w:rPr>
        <w:t>Java được phát hành năm 1994, đến năm 2010 được Oracle mua lại từ Sun MicroSystem.</w:t>
      </w:r>
    </w:p>
    <w:p w14:paraId="418AFCC6" w14:textId="44153743" w:rsidR="00ED0A28" w:rsidRPr="00CB5B42" w:rsidRDefault="00ED0A28" w:rsidP="00ED0A28">
      <w:pPr>
        <w:ind w:firstLine="720"/>
        <w:rPr>
          <w:rFonts w:ascii="Times New Roman" w:hAnsi="Times New Roman" w:cs="Times New Roman"/>
          <w:sz w:val="28"/>
          <w:szCs w:val="28"/>
        </w:rPr>
      </w:pPr>
      <w:r w:rsidRPr="00CB5B42">
        <w:rPr>
          <w:rFonts w:ascii="Times New Roman" w:hAnsi="Times New Roman" w:cs="Times New Roman"/>
          <w:sz w:val="28"/>
          <w:szCs w:val="28"/>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6D075E9F" w14:textId="57C3395A" w:rsidR="0058232A" w:rsidRPr="00CB5B42" w:rsidRDefault="0058232A" w:rsidP="00680EA2">
      <w:pPr>
        <w:pStyle w:val="Heading2"/>
        <w:rPr>
          <w:rFonts w:cs="Times New Roman"/>
        </w:rPr>
      </w:pPr>
      <w:bookmarkStart w:id="3" w:name="_Toc96828239"/>
      <w:r w:rsidRPr="00CB5B42">
        <w:rPr>
          <w:rFonts w:cs="Times New Roman"/>
        </w:rPr>
        <w:t>Giới thiệu NetBeans</w:t>
      </w:r>
      <w:bookmarkEnd w:id="3"/>
    </w:p>
    <w:p w14:paraId="28FD505B" w14:textId="19CF2973" w:rsidR="00ED0A28" w:rsidRPr="00CB5B42" w:rsidRDefault="00ED0A28" w:rsidP="00ED0A28">
      <w:pPr>
        <w:ind w:firstLine="720"/>
        <w:rPr>
          <w:rFonts w:ascii="Times New Roman" w:hAnsi="Times New Roman" w:cs="Times New Roman"/>
          <w:sz w:val="28"/>
          <w:szCs w:val="28"/>
        </w:rPr>
      </w:pPr>
      <w:r w:rsidRPr="00CB5B42">
        <w:rPr>
          <w:rFonts w:ascii="Times New Roman" w:hAnsi="Times New Roman" w:cs="Times New Roman"/>
          <w:sz w:val="28"/>
          <w:szCs w:val="28"/>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 NetBeans IDE là môi trường phát triển tích hợp và cực kỳ cần thiết cho các lập trình viên, công cụ này có thể hoạt động tốt với rất nhiều nền tảng hệ điều hành khác nhau như Linux, Windows, MacOS, ... là một mã nguồn mở cung cấp các</w:t>
      </w:r>
    </w:p>
    <w:p w14:paraId="32F4EC6F" w14:textId="6C605D9D" w:rsidR="00A02BED" w:rsidRPr="00CB5B42" w:rsidRDefault="00ED0A28" w:rsidP="0058232A">
      <w:pPr>
        <w:ind w:firstLine="360"/>
        <w:rPr>
          <w:rFonts w:ascii="Times New Roman" w:hAnsi="Times New Roman" w:cs="Times New Roman"/>
          <w:sz w:val="28"/>
          <w:szCs w:val="28"/>
        </w:rPr>
      </w:pPr>
      <w:r w:rsidRPr="00CB5B42">
        <w:rPr>
          <w:rFonts w:ascii="Times New Roman" w:hAnsi="Times New Roman" w:cs="Times New Roman"/>
          <w:sz w:val="28"/>
          <w:szCs w:val="28"/>
        </w:rPr>
        <w:t>NetBeans IDE hỗ trợ rất nhiều những ngôn ngữ lập trình như Python, Ruby, JavaScript, Groovy, C / C + +, và PHP.</w:t>
      </w:r>
    </w:p>
    <w:p w14:paraId="7EA0B4FA" w14:textId="77777777" w:rsidR="0058232A" w:rsidRPr="00CB5B42" w:rsidRDefault="0058232A">
      <w:pPr>
        <w:rPr>
          <w:rFonts w:ascii="Times New Roman" w:hAnsi="Times New Roman" w:cs="Times New Roman"/>
          <w:sz w:val="28"/>
          <w:szCs w:val="28"/>
        </w:rPr>
      </w:pPr>
      <w:r w:rsidRPr="00CB5B42">
        <w:rPr>
          <w:rFonts w:ascii="Times New Roman" w:hAnsi="Times New Roman" w:cs="Times New Roman"/>
          <w:sz w:val="28"/>
          <w:szCs w:val="28"/>
        </w:rPr>
        <w:br w:type="page"/>
      </w:r>
    </w:p>
    <w:p w14:paraId="17C55D51" w14:textId="61DE3844" w:rsidR="00A02BED" w:rsidRPr="00CB5B42" w:rsidRDefault="00A02BED" w:rsidP="00C279A2">
      <w:pPr>
        <w:pStyle w:val="Heading1"/>
        <w:jc w:val="center"/>
        <w:rPr>
          <w:rFonts w:cs="Times New Roman"/>
        </w:rPr>
      </w:pPr>
      <w:bookmarkStart w:id="4" w:name="_Toc96828240"/>
      <w:r w:rsidRPr="00CB5B42">
        <w:rPr>
          <w:rFonts w:cs="Times New Roman"/>
        </w:rPr>
        <w:lastRenderedPageBreak/>
        <w:t>KẾT QUẢ NGHIÊN CỨU</w:t>
      </w:r>
      <w:bookmarkEnd w:id="4"/>
    </w:p>
    <w:p w14:paraId="5AAD3BB6" w14:textId="25217487" w:rsidR="00AA33F8" w:rsidRPr="00CB5B42" w:rsidRDefault="00ED11C6" w:rsidP="00C72149">
      <w:pPr>
        <w:pStyle w:val="Heading2"/>
        <w:rPr>
          <w:rFonts w:cs="Times New Roman"/>
        </w:rPr>
      </w:pPr>
      <w:bookmarkStart w:id="5" w:name="_Toc96828241"/>
      <w:r w:rsidRPr="00CB5B42">
        <w:rPr>
          <w:rFonts w:cs="Times New Roman"/>
        </w:rPr>
        <w:t>Giới thiệu</w:t>
      </w:r>
      <w:bookmarkEnd w:id="5"/>
    </w:p>
    <w:p w14:paraId="15AD0411" w14:textId="22BB7F40" w:rsidR="00E3163A" w:rsidRPr="00CB5B42" w:rsidRDefault="00A6751C"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w:t>
      </w:r>
      <w:r w:rsidR="00ED11C6" w:rsidRPr="00CB5B42">
        <w:rPr>
          <w:rFonts w:ascii="Times New Roman" w:hAnsi="Times New Roman" w:cs="Times New Roman"/>
          <w:sz w:val="28"/>
          <w:szCs w:val="28"/>
        </w:rPr>
        <w:t>Khoa có đơn vị tổ chức hành chính, giao cho 1 tổ nhân viên quản lý phòng máy. Nhân viên được phân công quản lý mọi thông tin liên quan đến phòng được ph</w:t>
      </w:r>
      <w:r w:rsidR="001524A5" w:rsidRPr="00CB5B42">
        <w:rPr>
          <w:rFonts w:ascii="Times New Roman" w:hAnsi="Times New Roman" w:cs="Times New Roman"/>
          <w:sz w:val="28"/>
          <w:szCs w:val="28"/>
        </w:rPr>
        <w:t>â</w:t>
      </w:r>
      <w:r w:rsidR="00ED11C6" w:rsidRPr="00CB5B42">
        <w:rPr>
          <w:rFonts w:ascii="Times New Roman" w:hAnsi="Times New Roman" w:cs="Times New Roman"/>
          <w:sz w:val="28"/>
          <w:szCs w:val="28"/>
        </w:rPr>
        <w:t>n công: số máy hiện có, số máy hỏng hóc phần cứng, mềm, tình trạng thiết bị, phần mềm cài đặt, …”</w:t>
      </w:r>
      <w:r w:rsidR="00E3163A" w:rsidRPr="00CB5B42">
        <w:rPr>
          <w:rFonts w:ascii="Times New Roman" w:hAnsi="Times New Roman" w:cs="Times New Roman"/>
          <w:sz w:val="28"/>
          <w:szCs w:val="28"/>
        </w:rPr>
        <w:t>. Nhóm chúng em sẽ xây dựng phần mềm để đảm bảo được các chức năng chính sau đây:</w:t>
      </w:r>
    </w:p>
    <w:p w14:paraId="3ED6D721" w14:textId="47338282" w:rsidR="00ED11C6" w:rsidRPr="00CB5B42" w:rsidRDefault="00ED11C6" w:rsidP="00ED11C6">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Nhân viên quản lý phòng máy dựa trên lịch đăng ký thực hành, nhân viên phân chia môn học phù hợp với phòng máy đủ cấu hình</w:t>
      </w:r>
    </w:p>
    <w:p w14:paraId="5307DC90" w14:textId="22D3DC4E" w:rsidR="00ED11C6" w:rsidRPr="00CB5B42" w:rsidRDefault="00ED11C6" w:rsidP="00ED11C6">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Nhân viên nhận danh sách các môn/lớp/ sinh viên/số giờ cần thực hành trong kỳ từ cán bộ khoa</w:t>
      </w:r>
    </w:p>
    <w:p w14:paraId="6FA55667" w14:textId="305E3F43" w:rsidR="00ED11C6" w:rsidRPr="00CB5B42" w:rsidRDefault="00ED11C6" w:rsidP="00ED11C6">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xml:space="preserve">- Thực hiện cho đăng ký và cho nhắc hẹn đăng ký </w:t>
      </w:r>
    </w:p>
    <w:p w14:paraId="297B9D19" w14:textId="34B755F5" w:rsidR="00A6751C" w:rsidRPr="00CB5B42" w:rsidRDefault="00ED11C6" w:rsidP="00A6751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Trưởng khoa quản lý chung</w:t>
      </w:r>
    </w:p>
    <w:p w14:paraId="786965A0" w14:textId="1772B06E" w:rsidR="00E3163A" w:rsidRPr="00CB5B42" w:rsidRDefault="00E3163A" w:rsidP="00A6751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Ngoài ra còn một vài chức năng phụ khác, chúng em sẽ phát triển thêm trong quá trình thực hiện xây dựng phần mềm</w:t>
      </w:r>
    </w:p>
    <w:p w14:paraId="762FE1F7" w14:textId="64CA137F" w:rsidR="00A6751C" w:rsidRPr="00CB5B42" w:rsidRDefault="00A6751C"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 xml:space="preserve">Dựa trên các gợi ý trên, chúng em sẽ xây dựng phần mềm quản lý đăng ký và lập lịch thực hành khoa công nghệ thông tin - ĐHCN Hà Nội </w:t>
      </w:r>
    </w:p>
    <w:p w14:paraId="59F063C2" w14:textId="79B8EFEB" w:rsidR="00A6751C" w:rsidRPr="00CB5B42" w:rsidRDefault="00053228"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Vì đây là một dự án mới, chúng em vừa cần phân tích và thiết kế hệ thống và còn gặp rất nhiều khó khăn trong quá trình định hình hệ thống hoàn chỉnh</w:t>
      </w:r>
      <w:r w:rsidR="00F52D8C" w:rsidRPr="00CB5B42">
        <w:rPr>
          <w:rFonts w:ascii="Times New Roman" w:hAnsi="Times New Roman" w:cs="Times New Roman"/>
          <w:sz w:val="28"/>
          <w:szCs w:val="28"/>
        </w:rPr>
        <w:t>,</w:t>
      </w:r>
      <w:r w:rsidRPr="00CB5B42">
        <w:rPr>
          <w:rFonts w:ascii="Times New Roman" w:hAnsi="Times New Roman" w:cs="Times New Roman"/>
          <w:sz w:val="28"/>
          <w:szCs w:val="28"/>
        </w:rPr>
        <w:t xml:space="preserve"> nên nhóm em quyết định sử dụng mô hình</w:t>
      </w:r>
      <w:r w:rsidRPr="00CB5B42">
        <w:rPr>
          <w:rFonts w:ascii="Times New Roman" w:hAnsi="Times New Roman" w:cs="Times New Roman"/>
        </w:rPr>
        <w:t xml:space="preserve"> </w:t>
      </w:r>
      <w:r w:rsidRPr="00CB5B42">
        <w:rPr>
          <w:rFonts w:ascii="Times New Roman" w:hAnsi="Times New Roman" w:cs="Times New Roman"/>
          <w:sz w:val="28"/>
          <w:szCs w:val="28"/>
        </w:rPr>
        <w:t>xoắn ốc</w:t>
      </w:r>
      <w:r w:rsidR="00F52D8C" w:rsidRPr="00CB5B42">
        <w:rPr>
          <w:rFonts w:ascii="Times New Roman" w:hAnsi="Times New Roman" w:cs="Times New Roman"/>
          <w:sz w:val="28"/>
          <w:szCs w:val="28"/>
        </w:rPr>
        <w:t xml:space="preserve"> (Spiral-Model) </w:t>
      </w:r>
      <w:r w:rsidRPr="00CB5B42">
        <w:rPr>
          <w:rFonts w:ascii="Times New Roman" w:hAnsi="Times New Roman" w:cs="Times New Roman"/>
          <w:sz w:val="28"/>
          <w:szCs w:val="28"/>
        </w:rPr>
        <w:t>là sự kết hợp giữa mô hình thác nước (Waterfall-Model) và mô hình tiếp cận lặp (Iterative-Model) và nó có nhiều điểm giống nhau với mô hình gia tăng (Incremental-Model).</w:t>
      </w:r>
      <w:r w:rsidR="00F52D8C" w:rsidRPr="00CB5B42">
        <w:rPr>
          <w:rFonts w:ascii="Times New Roman" w:hAnsi="Times New Roman" w:cs="Times New Roman"/>
        </w:rPr>
        <w:t xml:space="preserve"> </w:t>
      </w:r>
      <w:r w:rsidR="00F52D8C" w:rsidRPr="00CB5B42">
        <w:rPr>
          <w:rFonts w:ascii="Times New Roman" w:hAnsi="Times New Roman" w:cs="Times New Roman"/>
          <w:sz w:val="28"/>
          <w:szCs w:val="28"/>
        </w:rPr>
        <w:t>Chú trọng vào phân tích rủi ro dự án.</w:t>
      </w:r>
    </w:p>
    <w:p w14:paraId="01B75AA8" w14:textId="6219BC29" w:rsidR="00F52D8C" w:rsidRPr="00CB5B42" w:rsidRDefault="00F52D8C" w:rsidP="00ED11C6">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Các giai đoạn chính của mô hình xoắn ốc:</w:t>
      </w:r>
    </w:p>
    <w:p w14:paraId="65249E32" w14:textId="4267C0F6" w:rsidR="00F52D8C" w:rsidRPr="00CB5B42" w:rsidRDefault="00F52D8C" w:rsidP="00F52D8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Lập kế hoạch – Planning phase.</w:t>
      </w:r>
    </w:p>
    <w:p w14:paraId="48D5D010" w14:textId="577035DA" w:rsidR="00F52D8C" w:rsidRPr="00CB5B42" w:rsidRDefault="00F52D8C" w:rsidP="00F52D8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Phân tích rủi ro – Risk analysis phase.</w:t>
      </w:r>
    </w:p>
    <w:p w14:paraId="4D9BBEDE" w14:textId="44C40220" w:rsidR="00F52D8C" w:rsidRPr="00CB5B42" w:rsidRDefault="00F52D8C" w:rsidP="00F52D8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Thực thi kỹ thuật – Engineering phase.</w:t>
      </w:r>
    </w:p>
    <w:p w14:paraId="7DE83A60" w14:textId="3E2EE361" w:rsidR="00F52D8C" w:rsidRPr="00CB5B42" w:rsidRDefault="00F52D8C" w:rsidP="00F52D8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Đánh giá – Evaluation phase.</w:t>
      </w:r>
    </w:p>
    <w:p w14:paraId="2C519485" w14:textId="28B8EB48" w:rsidR="00F52D8C" w:rsidRPr="00CB5B42" w:rsidRDefault="00F52D8C" w:rsidP="00F52D8C">
      <w:pPr>
        <w:spacing w:after="0" w:line="360" w:lineRule="auto"/>
        <w:ind w:left="360"/>
        <w:rPr>
          <w:rFonts w:ascii="Times New Roman" w:hAnsi="Times New Roman" w:cs="Times New Roman"/>
          <w:sz w:val="28"/>
          <w:szCs w:val="28"/>
        </w:rPr>
      </w:pPr>
      <w:r w:rsidRPr="00CB5B42">
        <w:rPr>
          <w:rFonts w:ascii="Times New Roman" w:hAnsi="Times New Roman" w:cs="Times New Roman"/>
          <w:sz w:val="28"/>
          <w:szCs w:val="28"/>
        </w:rPr>
        <w:t xml:space="preserve">Hình thức sản phẩm </w:t>
      </w:r>
      <w:r w:rsidR="00366257" w:rsidRPr="00CB5B42">
        <w:rPr>
          <w:rFonts w:ascii="Times New Roman" w:hAnsi="Times New Roman" w:cs="Times New Roman"/>
          <w:sz w:val="28"/>
          <w:szCs w:val="28"/>
        </w:rPr>
        <w:t>của nhóm là sản phẩm ứng dụng chạy được</w:t>
      </w:r>
    </w:p>
    <w:p w14:paraId="5926EFE3" w14:textId="2F26768A" w:rsidR="00366257" w:rsidRPr="00CB5B42" w:rsidRDefault="00366257"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lastRenderedPageBreak/>
        <w:t xml:space="preserve">Kết quả đạt được: Cài đặt và triển khai phần mềm dựa trên công cụ hỗ trợ NetBean, bởi các lý do: </w:t>
      </w:r>
    </w:p>
    <w:p w14:paraId="3606D2FC" w14:textId="73467FDD" w:rsidR="00366257" w:rsidRPr="00CB5B42" w:rsidRDefault="00366257"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Hỗ trợ soạn thảo chương trình với nhiều ngôn ngữ khác nhau như: C, C++, C#, Java, PHP,</w:t>
      </w:r>
      <w:r w:rsidR="005C23C5" w:rsidRPr="00CB5B42">
        <w:rPr>
          <w:rFonts w:ascii="Times New Roman" w:hAnsi="Times New Roman" w:cs="Times New Roman"/>
          <w:sz w:val="28"/>
          <w:szCs w:val="28"/>
        </w:rPr>
        <w:t xml:space="preserve"> </w:t>
      </w:r>
      <w:r w:rsidRPr="00CB5B42">
        <w:rPr>
          <w:rFonts w:ascii="Times New Roman" w:hAnsi="Times New Roman" w:cs="Times New Roman"/>
          <w:sz w:val="28"/>
          <w:szCs w:val="28"/>
        </w:rPr>
        <w:t>...</w:t>
      </w:r>
    </w:p>
    <w:p w14:paraId="3ED8F03A" w14:textId="77777777" w:rsidR="00366257" w:rsidRPr="00CB5B42" w:rsidRDefault="00366257"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Giao diện vô cùng đơn giản, dễ dàng sử dụng cho người mới bắt đầu.</w:t>
      </w:r>
    </w:p>
    <w:p w14:paraId="719E5D21" w14:textId="2384C361" w:rsidR="00366257" w:rsidRPr="00CB5B42" w:rsidRDefault="00366257" w:rsidP="0051024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Tự động báo lỗi trong quá trình viết chương trình.</w:t>
      </w:r>
    </w:p>
    <w:p w14:paraId="23A0BD54" w14:textId="0F802122" w:rsidR="00A02BED" w:rsidRPr="00CB5B42" w:rsidRDefault="005C23C5" w:rsidP="00C72149">
      <w:pPr>
        <w:pStyle w:val="Heading2"/>
        <w:rPr>
          <w:rFonts w:cs="Times New Roman"/>
        </w:rPr>
      </w:pPr>
      <w:bookmarkStart w:id="6" w:name="_Toc96828242"/>
      <w:r w:rsidRPr="00CB5B42">
        <w:rPr>
          <w:rFonts w:cs="Times New Roman"/>
        </w:rPr>
        <w:t>Khảo sát hệ thống</w:t>
      </w:r>
      <w:bookmarkEnd w:id="6"/>
    </w:p>
    <w:p w14:paraId="153269FE" w14:textId="4183D0C5" w:rsidR="005C23C5" w:rsidRPr="00CB5B42" w:rsidRDefault="005C23C5" w:rsidP="00C72149">
      <w:pPr>
        <w:pStyle w:val="Heading3"/>
        <w:rPr>
          <w:rFonts w:cs="Times New Roman"/>
        </w:rPr>
      </w:pPr>
      <w:bookmarkStart w:id="7" w:name="_Toc96828243"/>
      <w:r w:rsidRPr="00CB5B42">
        <w:rPr>
          <w:rFonts w:cs="Times New Roman"/>
        </w:rPr>
        <w:t>Khảo sát sơ bộ</w:t>
      </w:r>
      <w:bookmarkEnd w:id="7"/>
    </w:p>
    <w:p w14:paraId="72A362D3" w14:textId="2F13B5BB" w:rsidR="009741E1" w:rsidRPr="00CB5B42" w:rsidRDefault="009741E1" w:rsidP="009741E1">
      <w:pPr>
        <w:rPr>
          <w:rFonts w:ascii="Times New Roman" w:hAnsi="Times New Roman" w:cs="Times New Roman"/>
          <w:sz w:val="28"/>
          <w:szCs w:val="28"/>
        </w:rPr>
      </w:pPr>
      <w:r w:rsidRPr="00CB5B42">
        <w:rPr>
          <w:rFonts w:ascii="Times New Roman" w:hAnsi="Times New Roman" w:cs="Times New Roman"/>
          <w:sz w:val="28"/>
          <w:szCs w:val="28"/>
        </w:rPr>
        <w:t>Cấu trúc tổ chức là khoa công nghệ thông tin có đơn vị tổ chức hành chính gồm: trưởng khoa, nhận viên quản lý, giảng viên.</w:t>
      </w:r>
    </w:p>
    <w:p w14:paraId="01132ED2" w14:textId="77777777" w:rsidR="009741E1" w:rsidRPr="00CB5B42" w:rsidRDefault="009741E1" w:rsidP="009741E1">
      <w:pPr>
        <w:pStyle w:val="ListParagraph"/>
        <w:numPr>
          <w:ilvl w:val="0"/>
          <w:numId w:val="3"/>
        </w:numPr>
        <w:rPr>
          <w:rFonts w:ascii="Times New Roman" w:hAnsi="Times New Roman" w:cs="Times New Roman"/>
          <w:sz w:val="28"/>
          <w:szCs w:val="28"/>
        </w:rPr>
      </w:pPr>
      <w:r w:rsidRPr="00CB5B42">
        <w:rPr>
          <w:rFonts w:ascii="Times New Roman" w:hAnsi="Times New Roman" w:cs="Times New Roman"/>
          <w:sz w:val="28"/>
          <w:szCs w:val="28"/>
        </w:rPr>
        <w:t xml:space="preserve">Trưởng khoa giao cho một tổ nhân viên quản lý toàn bộ phòng máy. </w:t>
      </w:r>
    </w:p>
    <w:p w14:paraId="57F7CCA2" w14:textId="77777777" w:rsidR="009741E1" w:rsidRPr="00CB5B42" w:rsidRDefault="009741E1" w:rsidP="009741E1">
      <w:pPr>
        <w:pStyle w:val="ListParagraph"/>
        <w:numPr>
          <w:ilvl w:val="0"/>
          <w:numId w:val="3"/>
        </w:numPr>
        <w:rPr>
          <w:rFonts w:ascii="Times New Roman" w:hAnsi="Times New Roman" w:cs="Times New Roman"/>
          <w:sz w:val="28"/>
          <w:szCs w:val="28"/>
        </w:rPr>
      </w:pPr>
      <w:r w:rsidRPr="00CB5B42">
        <w:rPr>
          <w:rFonts w:ascii="Times New Roman" w:hAnsi="Times New Roman" w:cs="Times New Roman"/>
          <w:sz w:val="28"/>
          <w:szCs w:val="28"/>
        </w:rPr>
        <w:t>Nhân viên được phân công quản lý mọi thông tin liên quan đến phòng được phân công: số máy hiện có, số máy hỏng hóc phần cứng, mềm, tình trạng thiết bị, phần mềm cài đặt.</w:t>
      </w:r>
    </w:p>
    <w:p w14:paraId="58725258" w14:textId="77777777" w:rsidR="009741E1" w:rsidRPr="00CB5B42" w:rsidRDefault="009741E1" w:rsidP="009741E1">
      <w:pPr>
        <w:pStyle w:val="ListParagraph"/>
        <w:numPr>
          <w:ilvl w:val="0"/>
          <w:numId w:val="3"/>
        </w:numPr>
        <w:rPr>
          <w:rFonts w:ascii="Times New Roman" w:hAnsi="Times New Roman" w:cs="Times New Roman"/>
          <w:sz w:val="28"/>
          <w:szCs w:val="28"/>
        </w:rPr>
      </w:pPr>
      <w:r w:rsidRPr="00CB5B42">
        <w:rPr>
          <w:rFonts w:ascii="Times New Roman" w:hAnsi="Times New Roman" w:cs="Times New Roman"/>
          <w:sz w:val="28"/>
          <w:szCs w:val="28"/>
        </w:rPr>
        <w:t>Nhân viên quản lý phòng máy dựa trên lịch đăng ký thực hành để phân chia môn học phù hợp với phòng máy đủ cấu hình.</w:t>
      </w:r>
    </w:p>
    <w:p w14:paraId="34CDEA10" w14:textId="77777777" w:rsidR="009741E1" w:rsidRPr="00CB5B42" w:rsidRDefault="009741E1" w:rsidP="009741E1">
      <w:pPr>
        <w:pStyle w:val="ListParagraph"/>
        <w:numPr>
          <w:ilvl w:val="0"/>
          <w:numId w:val="3"/>
        </w:numPr>
        <w:rPr>
          <w:rFonts w:ascii="Times New Roman" w:hAnsi="Times New Roman" w:cs="Times New Roman"/>
          <w:sz w:val="28"/>
          <w:szCs w:val="28"/>
        </w:rPr>
      </w:pPr>
      <w:r w:rsidRPr="00CB5B42">
        <w:rPr>
          <w:rFonts w:ascii="Times New Roman" w:hAnsi="Times New Roman" w:cs="Times New Roman"/>
          <w:sz w:val="28"/>
          <w:szCs w:val="28"/>
        </w:rPr>
        <w:t>Nhân viên nhận danh sách các môn, lớp, sinh viên, số giờ cần thực hành trong kỳ từ cán bộ khoa, thực hiện cho đăng ký và cho nhắc hẹn đăng ký.</w:t>
      </w:r>
    </w:p>
    <w:p w14:paraId="5A993776" w14:textId="77777777" w:rsidR="009741E1" w:rsidRPr="00CB5B42" w:rsidRDefault="009741E1" w:rsidP="009741E1">
      <w:pPr>
        <w:pStyle w:val="ListParagraph"/>
        <w:numPr>
          <w:ilvl w:val="0"/>
          <w:numId w:val="3"/>
        </w:numPr>
        <w:rPr>
          <w:rFonts w:ascii="Times New Roman" w:hAnsi="Times New Roman" w:cs="Times New Roman"/>
          <w:sz w:val="28"/>
          <w:szCs w:val="28"/>
        </w:rPr>
      </w:pPr>
      <w:r w:rsidRPr="00CB5B42">
        <w:rPr>
          <w:rFonts w:ascii="Times New Roman" w:hAnsi="Times New Roman" w:cs="Times New Roman"/>
          <w:sz w:val="28"/>
          <w:szCs w:val="28"/>
        </w:rPr>
        <w:t>Giảng viện thực hiện đăng lý lịch thực hành môn học cho cán bộ khoa.</w:t>
      </w:r>
    </w:p>
    <w:p w14:paraId="7466AE8A" w14:textId="2C2DCCBC" w:rsidR="009741E1" w:rsidRPr="00CB5B42" w:rsidRDefault="009741E1" w:rsidP="005C23C5">
      <w:pPr>
        <w:spacing w:before="192" w:after="192" w:line="240" w:lineRule="auto"/>
        <w:rPr>
          <w:rFonts w:ascii="Times New Roman" w:hAnsi="Times New Roman" w:cs="Times New Roman"/>
          <w:sz w:val="28"/>
          <w:szCs w:val="28"/>
        </w:rPr>
      </w:pPr>
      <w:r w:rsidRPr="00CB5B42">
        <w:rPr>
          <w:rFonts w:ascii="Times New Roman" w:hAnsi="Times New Roman" w:cs="Times New Roman"/>
          <w:sz w:val="28"/>
          <w:szCs w:val="28"/>
        </w:rPr>
        <w:t>Tổng quan các vấn đề bài toán giải quyết:</w:t>
      </w:r>
    </w:p>
    <w:p w14:paraId="533B78CB" w14:textId="6C8464E8" w:rsidR="009741E1" w:rsidRPr="00CB5B42" w:rsidRDefault="009741E1" w:rsidP="0051024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xml:space="preserve">- Giao diện phần mềm cần có tính thẩm mỹ và người dùng dễ dàng sử dụng </w:t>
      </w:r>
    </w:p>
    <w:p w14:paraId="2B95F603" w14:textId="1DBC15F4" w:rsidR="009741E1" w:rsidRPr="00CB5B42" w:rsidRDefault="009741E1" w:rsidP="0051024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Đảm bảo các thông tin về các phòng thực hành (số máy hiện có, phần mềm, phần cứng, …) là chính xác.</w:t>
      </w:r>
    </w:p>
    <w:p w14:paraId="330BAB01" w14:textId="3EE15631" w:rsidR="009741E1" w:rsidRPr="00CB5B42" w:rsidRDefault="009741E1" w:rsidP="0051024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Xử lí được các trường hợp đăng kí xảy ra như: trùng lịch, cấu hình máy không phù hợp và quá tải</w:t>
      </w:r>
    </w:p>
    <w:p w14:paraId="61AC1E00" w14:textId="54402E5D" w:rsidR="009741E1" w:rsidRPr="00CB5B42" w:rsidRDefault="009741E1" w:rsidP="0051024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Xây dựng một số module của hệ thống đặt phòng thực hành trực tuyến như: đăng nhập, tìm kiếm phòng thực hành, đăng ký.</w:t>
      </w:r>
    </w:p>
    <w:p w14:paraId="2307E1A2" w14:textId="4A1DF721" w:rsidR="009741E1" w:rsidRPr="00CB5B42" w:rsidRDefault="009741E1" w:rsidP="0051024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xml:space="preserve">- Phần mềm phải đảm bảo khả năng luôn được cập nhật thường xuyên. </w:t>
      </w:r>
    </w:p>
    <w:p w14:paraId="2D9ED3DB" w14:textId="329424DD" w:rsidR="001601D9" w:rsidRPr="00CB5B42" w:rsidRDefault="009741E1" w:rsidP="005B7BF9">
      <w:pPr>
        <w:spacing w:before="192" w:after="192" w:line="240" w:lineRule="auto"/>
        <w:ind w:left="720"/>
        <w:rPr>
          <w:rFonts w:ascii="Times New Roman" w:hAnsi="Times New Roman" w:cs="Times New Roman"/>
          <w:sz w:val="28"/>
          <w:szCs w:val="28"/>
        </w:rPr>
      </w:pPr>
      <w:r w:rsidRPr="00CB5B42">
        <w:rPr>
          <w:rFonts w:ascii="Times New Roman" w:hAnsi="Times New Roman" w:cs="Times New Roman"/>
          <w:sz w:val="28"/>
          <w:szCs w:val="28"/>
        </w:rPr>
        <w:t>- Đảm bảo tính hiện đại và không bị lạc hậ</w:t>
      </w:r>
      <w:r w:rsidR="00AF334C" w:rsidRPr="00CB5B42">
        <w:rPr>
          <w:rFonts w:ascii="Times New Roman" w:hAnsi="Times New Roman" w:cs="Times New Roman"/>
          <w:sz w:val="28"/>
          <w:szCs w:val="28"/>
        </w:rPr>
        <w:t>u</w:t>
      </w:r>
    </w:p>
    <w:p w14:paraId="43D04926" w14:textId="78570F7E" w:rsidR="005C23C5" w:rsidRPr="00CB5B42" w:rsidRDefault="001601D9" w:rsidP="005B7BF9">
      <w:pPr>
        <w:pStyle w:val="Heading3"/>
        <w:rPr>
          <w:rFonts w:eastAsia="Times New Roman" w:cs="Times New Roman"/>
        </w:rPr>
      </w:pPr>
      <w:bookmarkStart w:id="8" w:name="_Toc96828244"/>
      <w:r w:rsidRPr="00CB5B42">
        <w:rPr>
          <w:rFonts w:eastAsia="Times New Roman" w:cs="Times New Roman"/>
        </w:rPr>
        <w:lastRenderedPageBreak/>
        <w:t>Tài liệu đặc tả yêu cầu</w:t>
      </w:r>
      <w:bookmarkEnd w:id="8"/>
    </w:p>
    <w:p w14:paraId="2D5B8F74" w14:textId="3190A6B7" w:rsidR="005B7BF9" w:rsidRPr="00CB5B42" w:rsidRDefault="005B7BF9" w:rsidP="005B7BF9">
      <w:pPr>
        <w:spacing w:after="0" w:line="360" w:lineRule="auto"/>
        <w:ind w:firstLine="720"/>
        <w:rPr>
          <w:rFonts w:ascii="Times New Roman" w:hAnsi="Times New Roman" w:cs="Times New Roman"/>
          <w:sz w:val="28"/>
          <w:szCs w:val="28"/>
        </w:rPr>
      </w:pPr>
      <w:r w:rsidRPr="00CB5B42">
        <w:rPr>
          <w:rFonts w:ascii="Times New Roman" w:hAnsi="Times New Roman" w:cs="Times New Roman"/>
          <w:sz w:val="28"/>
          <w:szCs w:val="28"/>
        </w:rPr>
        <w:t>Chúng em xây dựng chương trình quản lí đăng kí và lập lịch thực hành khoa CNTT có các chức năng như sau: đăng kí, đăng nhập, xem lịch thực hành, đăng kí lịch thực hành, tìm kiếm.</w:t>
      </w:r>
    </w:p>
    <w:p w14:paraId="2C9B1CC6" w14:textId="17A978A3" w:rsidR="005B7BF9" w:rsidRPr="00CB5B42" w:rsidRDefault="005B7BF9" w:rsidP="005B7BF9">
      <w:pPr>
        <w:spacing w:after="0" w:line="360" w:lineRule="auto"/>
        <w:ind w:firstLine="720"/>
        <w:rPr>
          <w:rFonts w:ascii="Times New Roman" w:hAnsi="Times New Roman" w:cs="Times New Roman"/>
          <w:sz w:val="28"/>
          <w:szCs w:val="28"/>
        </w:rPr>
      </w:pPr>
      <w:r w:rsidRPr="00CB5B42">
        <w:rPr>
          <w:rFonts w:ascii="Times New Roman" w:hAnsi="Times New Roman" w:cs="Times New Roman"/>
          <w:sz w:val="28"/>
          <w:szCs w:val="28"/>
        </w:rPr>
        <w:t>Các cán bộ khoa, giảng viên có thể đăng kí lịch thực hành, lấy danh sách lớp thực hành, cập nhật thông tin cá nhân, yêu cầu thay đổi lịch thực hành.</w:t>
      </w:r>
    </w:p>
    <w:p w14:paraId="55ABA448" w14:textId="1C0E3AF9" w:rsidR="005B7BF9" w:rsidRPr="00CB5B42" w:rsidRDefault="005B7BF9" w:rsidP="005B7BF9">
      <w:pPr>
        <w:spacing w:after="0" w:line="360" w:lineRule="auto"/>
        <w:ind w:firstLine="720"/>
        <w:rPr>
          <w:rFonts w:ascii="Times New Roman" w:hAnsi="Times New Roman" w:cs="Times New Roman"/>
          <w:sz w:val="28"/>
          <w:szCs w:val="28"/>
        </w:rPr>
      </w:pPr>
      <w:r w:rsidRPr="00CB5B42">
        <w:rPr>
          <w:rFonts w:ascii="Times New Roman" w:hAnsi="Times New Roman" w:cs="Times New Roman"/>
          <w:sz w:val="28"/>
          <w:szCs w:val="28"/>
        </w:rPr>
        <w:t>Ngoài ra, hệ thống còn cho phép người quản trị (nhân viên quản lý, trưởng khoa) thực hiện đăng nhập với quyền admin để thực hiện các chức năng bảo trì lịch thực hành, quản lý danh sách yêu cầu đăng kí lịch thực hành, quản lý tài khoản, quản lý danh sách yêu cầu thay đổi lịch thực hành, bảo trì thông tin phòng thực hành, quản lí ca thực hành, quản lý lớp thực hành, báo cáo thống kê, xem lịch sử thay đổi. Đặc biệt, trưởng khoa còn có chức năng quản lý tài khoản quản trị và phân quyền.</w:t>
      </w:r>
    </w:p>
    <w:p w14:paraId="34CA3B85" w14:textId="68F92464" w:rsidR="005B7BF9" w:rsidRPr="00CB5B42" w:rsidRDefault="005B7BF9" w:rsidP="005B7BF9">
      <w:pPr>
        <w:spacing w:after="0" w:line="360" w:lineRule="auto"/>
        <w:ind w:firstLine="720"/>
        <w:rPr>
          <w:rFonts w:ascii="Times New Roman" w:hAnsi="Times New Roman" w:cs="Times New Roman"/>
          <w:sz w:val="28"/>
          <w:szCs w:val="28"/>
        </w:rPr>
      </w:pPr>
      <w:r w:rsidRPr="00CB5B42">
        <w:rPr>
          <w:rFonts w:ascii="Times New Roman" w:hAnsi="Times New Roman" w:cs="Times New Roman"/>
          <w:sz w:val="28"/>
          <w:szCs w:val="28"/>
        </w:rPr>
        <w:t xml:space="preserve">Hệ thống cho phép lưu trữ các thông tin sau: </w:t>
      </w:r>
    </w:p>
    <w:p w14:paraId="152037F4" w14:textId="3688FD8D" w:rsidR="005B7BF9" w:rsidRPr="00CB5B42" w:rsidRDefault="005B7BF9" w:rsidP="005B7BF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 Thông tin lớp: mã lớp, tên lớp, khóa học, số lượng sinh viên, bậc đào tạo.</w:t>
      </w:r>
    </w:p>
    <w:p w14:paraId="100F451D" w14:textId="4073E975" w:rsidR="005B7BF9" w:rsidRPr="00CB5B42" w:rsidRDefault="005B7BF9" w:rsidP="005B7BF9">
      <w:pPr>
        <w:spacing w:after="0" w:line="360" w:lineRule="auto"/>
        <w:rPr>
          <w:rFonts w:ascii="Times New Roman" w:hAnsi="Times New Roman" w:cs="Times New Roman"/>
          <w:sz w:val="28"/>
          <w:szCs w:val="28"/>
        </w:rPr>
      </w:pPr>
      <w:r w:rsidRPr="00CB5B42">
        <w:rPr>
          <w:rFonts w:ascii="Times New Roman" w:hAnsi="Times New Roman" w:cs="Times New Roman"/>
          <w:sz w:val="28"/>
          <w:szCs w:val="28"/>
        </w:rPr>
        <w:t>+ Thông tin môn học: mã môn, tên môn, số tính chỉ, hình thức đánh giá, bậc đào tạo.</w:t>
      </w:r>
    </w:p>
    <w:p w14:paraId="3AC1B31D" w14:textId="77777777" w:rsidR="000E7640" w:rsidRPr="00CB5B42" w:rsidRDefault="000E7640" w:rsidP="000E7640">
      <w:pPr>
        <w:rPr>
          <w:rFonts w:ascii="Times New Roman" w:hAnsi="Times New Roman" w:cs="Times New Roman"/>
          <w:sz w:val="28"/>
          <w:szCs w:val="28"/>
        </w:rPr>
      </w:pPr>
      <w:r w:rsidRPr="00CB5B42">
        <w:rPr>
          <w:rFonts w:ascii="Times New Roman" w:hAnsi="Times New Roman" w:cs="Times New Roman"/>
          <w:sz w:val="28"/>
          <w:szCs w:val="28"/>
        </w:rPr>
        <w:t xml:space="preserve">+ Tài khoản: </w:t>
      </w:r>
      <w:proofErr w:type="gramStart"/>
      <w:r w:rsidRPr="00CB5B42">
        <w:rPr>
          <w:rFonts w:ascii="Times New Roman" w:hAnsi="Times New Roman" w:cs="Times New Roman"/>
          <w:sz w:val="28"/>
          <w:szCs w:val="28"/>
        </w:rPr>
        <w:t>id ,</w:t>
      </w:r>
      <w:proofErr w:type="gramEnd"/>
      <w:r w:rsidRPr="00CB5B42">
        <w:rPr>
          <w:rFonts w:ascii="Times New Roman" w:hAnsi="Times New Roman" w:cs="Times New Roman"/>
          <w:sz w:val="28"/>
          <w:szCs w:val="28"/>
        </w:rPr>
        <w:t xml:space="preserve"> tên tài khoản, mật khẩu, quyền quản trị.</w:t>
      </w:r>
    </w:p>
    <w:p w14:paraId="29C37A93" w14:textId="77777777" w:rsidR="000E7640" w:rsidRPr="00CB5B42" w:rsidRDefault="000E7640" w:rsidP="000E7640">
      <w:pPr>
        <w:rPr>
          <w:rFonts w:ascii="Times New Roman" w:hAnsi="Times New Roman" w:cs="Times New Roman"/>
          <w:sz w:val="28"/>
          <w:szCs w:val="28"/>
        </w:rPr>
      </w:pPr>
      <w:r w:rsidRPr="00CB5B42">
        <w:rPr>
          <w:rFonts w:ascii="Times New Roman" w:hAnsi="Times New Roman" w:cs="Times New Roman"/>
          <w:sz w:val="28"/>
          <w:szCs w:val="28"/>
        </w:rPr>
        <w:t xml:space="preserve">+ Thông tin cán bộ: mã cán bộ, họ tên, giới tính, năm sinh, chứng minh thư, số điện thoại, địa chỉ liên hệ, gmail. </w:t>
      </w:r>
    </w:p>
    <w:p w14:paraId="5A2B9A87" w14:textId="4B1CC522" w:rsidR="009175EC" w:rsidRPr="00CB5B42" w:rsidRDefault="009175EC" w:rsidP="000E7640">
      <w:pPr>
        <w:rPr>
          <w:rFonts w:ascii="Times New Roman" w:hAnsi="Times New Roman" w:cs="Times New Roman"/>
          <w:sz w:val="28"/>
          <w:szCs w:val="28"/>
        </w:rPr>
      </w:pPr>
      <w:r w:rsidRPr="00CB5B42">
        <w:rPr>
          <w:rFonts w:ascii="Times New Roman" w:hAnsi="Times New Roman" w:cs="Times New Roman"/>
          <w:sz w:val="28"/>
          <w:szCs w:val="28"/>
        </w:rPr>
        <w:br w:type="page"/>
      </w:r>
    </w:p>
    <w:p w14:paraId="125687A6" w14:textId="7AD76F07" w:rsidR="00181061" w:rsidRPr="00CB5B42" w:rsidRDefault="00181061" w:rsidP="00C72149">
      <w:pPr>
        <w:pStyle w:val="Heading2"/>
        <w:rPr>
          <w:rFonts w:cs="Times New Roman"/>
        </w:rPr>
      </w:pPr>
      <w:bookmarkStart w:id="9" w:name="_Toc96828245"/>
      <w:r w:rsidRPr="00CB5B42">
        <w:rPr>
          <w:rFonts w:cs="Times New Roman"/>
        </w:rPr>
        <w:lastRenderedPageBreak/>
        <w:t>Phân tích và thiết kế hệ thống</w:t>
      </w:r>
      <w:bookmarkEnd w:id="9"/>
    </w:p>
    <w:p w14:paraId="056413F0" w14:textId="5F76206D" w:rsidR="000E7640" w:rsidRPr="00CB5B42" w:rsidRDefault="000E7640" w:rsidP="00912EE0">
      <w:pPr>
        <w:pStyle w:val="Heading3"/>
        <w:rPr>
          <w:rFonts w:cs="Times New Roman"/>
        </w:rPr>
      </w:pPr>
      <w:bookmarkStart w:id="10" w:name="_Toc96828246"/>
      <w:r w:rsidRPr="00CB5B42">
        <w:rPr>
          <w:rFonts w:cs="Times New Roman"/>
        </w:rPr>
        <w:t>Xây dưng biểu đồ use case</w:t>
      </w:r>
      <w:bookmarkEnd w:id="10"/>
    </w:p>
    <w:p w14:paraId="59025C51" w14:textId="246388D4" w:rsidR="000E7640" w:rsidRPr="00CB5B42" w:rsidRDefault="000E7640" w:rsidP="00C72149">
      <w:pPr>
        <w:pStyle w:val="Heading4"/>
        <w:rPr>
          <w:rFonts w:cs="Times New Roman"/>
        </w:rPr>
      </w:pPr>
      <w:r w:rsidRPr="00CB5B42">
        <w:rPr>
          <w:rFonts w:cs="Times New Roman"/>
        </w:rPr>
        <w:t>Xác định tác nhân và các ca sử dụng trong hệ thống</w:t>
      </w:r>
    </w:p>
    <w:tbl>
      <w:tblPr>
        <w:tblStyle w:val="TableGrid"/>
        <w:tblW w:w="0" w:type="auto"/>
        <w:tblLook w:val="04A0" w:firstRow="1" w:lastRow="0" w:firstColumn="1" w:lastColumn="0" w:noHBand="0" w:noVBand="1"/>
      </w:tblPr>
      <w:tblGrid>
        <w:gridCol w:w="3235"/>
        <w:gridCol w:w="5208"/>
      </w:tblGrid>
      <w:tr w:rsidR="000E7640" w:rsidRPr="00CB5B42" w14:paraId="6DDD3263" w14:textId="77777777" w:rsidTr="009175EC">
        <w:tc>
          <w:tcPr>
            <w:tcW w:w="3235" w:type="dxa"/>
          </w:tcPr>
          <w:p w14:paraId="08BEC3AF" w14:textId="40D82105" w:rsidR="000E7640" w:rsidRPr="00CB5B42" w:rsidRDefault="0011454D" w:rsidP="0011454D">
            <w:pPr>
              <w:jc w:val="center"/>
              <w:rPr>
                <w:rFonts w:ascii="Times New Roman" w:hAnsi="Times New Roman" w:cs="Times New Roman"/>
                <w:b/>
                <w:sz w:val="28"/>
                <w:szCs w:val="28"/>
              </w:rPr>
            </w:pPr>
            <w:r w:rsidRPr="00CB5B42">
              <w:rPr>
                <w:rFonts w:ascii="Times New Roman" w:hAnsi="Times New Roman" w:cs="Times New Roman"/>
                <w:b/>
                <w:sz w:val="28"/>
                <w:szCs w:val="28"/>
              </w:rPr>
              <w:t>Tác nhân</w:t>
            </w:r>
          </w:p>
        </w:tc>
        <w:tc>
          <w:tcPr>
            <w:tcW w:w="5208" w:type="dxa"/>
          </w:tcPr>
          <w:p w14:paraId="1965B4FE" w14:textId="77791A81" w:rsidR="000E7640" w:rsidRPr="00CB5B42" w:rsidRDefault="0011454D" w:rsidP="0011454D">
            <w:pPr>
              <w:spacing w:line="360" w:lineRule="auto"/>
              <w:jc w:val="center"/>
              <w:rPr>
                <w:rFonts w:ascii="Times New Roman" w:hAnsi="Times New Roman" w:cs="Times New Roman"/>
                <w:b/>
                <w:sz w:val="28"/>
                <w:szCs w:val="28"/>
              </w:rPr>
            </w:pPr>
            <w:r w:rsidRPr="00CB5B42">
              <w:rPr>
                <w:rFonts w:ascii="Times New Roman" w:hAnsi="Times New Roman" w:cs="Times New Roman"/>
                <w:b/>
                <w:sz w:val="28"/>
                <w:szCs w:val="28"/>
              </w:rPr>
              <w:t>Ca sử dụng</w:t>
            </w:r>
          </w:p>
        </w:tc>
      </w:tr>
      <w:tr w:rsidR="009175EC" w:rsidRPr="00CB5B42" w14:paraId="0B3C0385" w14:textId="77777777" w:rsidTr="009175EC">
        <w:tc>
          <w:tcPr>
            <w:tcW w:w="3235" w:type="dxa"/>
          </w:tcPr>
          <w:p w14:paraId="1DFBA539" w14:textId="0C4A4BAB" w:rsidR="009175EC" w:rsidRPr="00CB5B42" w:rsidRDefault="000F3360" w:rsidP="009175EC">
            <w:pPr>
              <w:rPr>
                <w:rFonts w:ascii="Times New Roman" w:hAnsi="Times New Roman" w:cs="Times New Roman"/>
                <w:sz w:val="28"/>
                <w:szCs w:val="28"/>
              </w:rPr>
            </w:pPr>
            <w:r w:rsidRPr="00CB5B42">
              <w:rPr>
                <w:rFonts w:ascii="Times New Roman" w:hAnsi="Times New Roman" w:cs="Times New Roman"/>
                <w:sz w:val="28"/>
                <w:szCs w:val="28"/>
              </w:rPr>
              <w:t>Giảng viên</w:t>
            </w:r>
          </w:p>
        </w:tc>
        <w:tc>
          <w:tcPr>
            <w:tcW w:w="5208" w:type="dxa"/>
          </w:tcPr>
          <w:p w14:paraId="104F4E6F"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Xem lịch thực hành</w:t>
            </w:r>
          </w:p>
          <w:p w14:paraId="4D80C281"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Đăng ký lịch thực hành</w:t>
            </w:r>
          </w:p>
          <w:p w14:paraId="5FB2A1F5"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Tìm kiếm</w:t>
            </w:r>
          </w:p>
          <w:p w14:paraId="62FC1EB3"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Cập nhật thông tin cá nhân</w:t>
            </w:r>
          </w:p>
          <w:p w14:paraId="7D32AC0A" w14:textId="5673B7CE" w:rsidR="00011DAE" w:rsidRPr="00CB5B42" w:rsidRDefault="008A3022"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Xem thông tin</w:t>
            </w:r>
            <w:r w:rsidR="00011DAE" w:rsidRPr="00CB5B42">
              <w:rPr>
                <w:rFonts w:ascii="Times New Roman" w:hAnsi="Times New Roman" w:cs="Times New Roman"/>
                <w:sz w:val="28"/>
                <w:szCs w:val="28"/>
              </w:rPr>
              <w:t xml:space="preserve"> phòng thực hành</w:t>
            </w:r>
          </w:p>
          <w:p w14:paraId="1BFEF4DF"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Thay đổi lịch thực hành</w:t>
            </w:r>
          </w:p>
          <w:p w14:paraId="1F04BE98"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Đăng nhập</w:t>
            </w:r>
          </w:p>
          <w:p w14:paraId="59FE48CF" w14:textId="14108DCF" w:rsidR="009175EC"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Đăng ký</w:t>
            </w:r>
          </w:p>
        </w:tc>
      </w:tr>
      <w:tr w:rsidR="009175EC" w:rsidRPr="00CB5B42" w14:paraId="1E147545" w14:textId="77777777" w:rsidTr="009175EC">
        <w:tc>
          <w:tcPr>
            <w:tcW w:w="3235" w:type="dxa"/>
          </w:tcPr>
          <w:p w14:paraId="185FC263" w14:textId="71E7B57C" w:rsidR="009175EC" w:rsidRPr="00CB5B42" w:rsidRDefault="000F3360" w:rsidP="009175EC">
            <w:pPr>
              <w:rPr>
                <w:rFonts w:ascii="Times New Roman" w:hAnsi="Times New Roman" w:cs="Times New Roman"/>
                <w:sz w:val="28"/>
                <w:szCs w:val="28"/>
              </w:rPr>
            </w:pPr>
            <w:r w:rsidRPr="00CB5B42">
              <w:rPr>
                <w:rFonts w:ascii="Times New Roman" w:hAnsi="Times New Roman" w:cs="Times New Roman"/>
                <w:sz w:val="28"/>
                <w:szCs w:val="28"/>
              </w:rPr>
              <w:t>Bộ quản lý</w:t>
            </w:r>
          </w:p>
        </w:tc>
        <w:tc>
          <w:tcPr>
            <w:tcW w:w="5208" w:type="dxa"/>
          </w:tcPr>
          <w:p w14:paraId="5364612E"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Quản lý yêu cầu đăng ký lịch thực hành</w:t>
            </w:r>
          </w:p>
          <w:p w14:paraId="4CF1048A"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Quản lý tài khoản</w:t>
            </w:r>
          </w:p>
          <w:p w14:paraId="1D6939D3" w14:textId="664B1397" w:rsidR="00011DAE" w:rsidRPr="00CB5B42" w:rsidRDefault="00694081"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P</w:t>
            </w:r>
            <w:r w:rsidR="00011DAE" w:rsidRPr="00CB5B42">
              <w:rPr>
                <w:rFonts w:ascii="Times New Roman" w:hAnsi="Times New Roman" w:cs="Times New Roman"/>
                <w:sz w:val="28"/>
                <w:szCs w:val="28"/>
              </w:rPr>
              <w:t>hân quyền</w:t>
            </w:r>
          </w:p>
          <w:p w14:paraId="69F7EACB" w14:textId="09EC1B19"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Quản lý yêu cầu thay đổi lịch thực hành</w:t>
            </w:r>
          </w:p>
          <w:p w14:paraId="432AB97E" w14:textId="112C424B"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Bảo trì lịch thực hành</w:t>
            </w:r>
          </w:p>
          <w:p w14:paraId="48FDD5F8"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Bảo trì thông tin phòng thực hành</w:t>
            </w:r>
          </w:p>
          <w:p w14:paraId="0780ABD7" w14:textId="77777777" w:rsidR="00011DAE"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Xem lịch sử thay đổi</w:t>
            </w:r>
          </w:p>
          <w:p w14:paraId="2CB104DE" w14:textId="1AF53AD0" w:rsidR="009175EC" w:rsidRPr="00CB5B42" w:rsidRDefault="00011DAE" w:rsidP="00011DAE">
            <w:pPr>
              <w:spacing w:line="360" w:lineRule="auto"/>
              <w:rPr>
                <w:rFonts w:ascii="Times New Roman" w:hAnsi="Times New Roman" w:cs="Times New Roman"/>
                <w:sz w:val="28"/>
                <w:szCs w:val="28"/>
              </w:rPr>
            </w:pPr>
            <w:r w:rsidRPr="00CB5B42">
              <w:rPr>
                <w:rFonts w:ascii="Times New Roman" w:hAnsi="Times New Roman" w:cs="Times New Roman"/>
                <w:sz w:val="28"/>
                <w:szCs w:val="28"/>
              </w:rPr>
              <w:t>Đăng nhập</w:t>
            </w:r>
          </w:p>
        </w:tc>
      </w:tr>
      <w:tr w:rsidR="000D78E0" w:rsidRPr="00CB5B42" w14:paraId="335E587D" w14:textId="77777777" w:rsidTr="009175EC">
        <w:tc>
          <w:tcPr>
            <w:tcW w:w="3235" w:type="dxa"/>
          </w:tcPr>
          <w:p w14:paraId="20016726" w14:textId="65004508" w:rsidR="000D78E0" w:rsidRPr="00CB5B42" w:rsidRDefault="000D78E0" w:rsidP="009175EC">
            <w:pPr>
              <w:rPr>
                <w:rFonts w:ascii="Times New Roman" w:hAnsi="Times New Roman" w:cs="Times New Roman"/>
                <w:sz w:val="28"/>
                <w:szCs w:val="28"/>
              </w:rPr>
            </w:pPr>
            <w:r w:rsidRPr="00CB5B42">
              <w:rPr>
                <w:rFonts w:ascii="Times New Roman" w:hAnsi="Times New Roman" w:cs="Times New Roman"/>
                <w:sz w:val="28"/>
                <w:szCs w:val="28"/>
              </w:rPr>
              <w:t>Hệ thống</w:t>
            </w:r>
          </w:p>
        </w:tc>
        <w:tc>
          <w:tcPr>
            <w:tcW w:w="5208" w:type="dxa"/>
          </w:tcPr>
          <w:p w14:paraId="70DEEE06" w14:textId="5708965F" w:rsidR="000D78E0" w:rsidRPr="00CB5B42" w:rsidRDefault="000D78E0" w:rsidP="005B7BF9">
            <w:pPr>
              <w:spacing w:line="360" w:lineRule="auto"/>
              <w:rPr>
                <w:rFonts w:ascii="Times New Roman" w:hAnsi="Times New Roman" w:cs="Times New Roman"/>
                <w:sz w:val="28"/>
                <w:szCs w:val="28"/>
              </w:rPr>
            </w:pPr>
            <w:r w:rsidRPr="00CB5B42">
              <w:rPr>
                <w:rFonts w:ascii="Times New Roman" w:hAnsi="Times New Roman" w:cs="Times New Roman"/>
                <w:sz w:val="28"/>
                <w:szCs w:val="28"/>
              </w:rPr>
              <w:t>Lưu lịch sử hệ thống</w:t>
            </w:r>
          </w:p>
        </w:tc>
      </w:tr>
    </w:tbl>
    <w:p w14:paraId="778A537E" w14:textId="5A7B3049" w:rsidR="000E7640" w:rsidRPr="00CB5B42" w:rsidRDefault="000E7640" w:rsidP="000D78E0">
      <w:pPr>
        <w:spacing w:after="0" w:line="360" w:lineRule="auto"/>
        <w:rPr>
          <w:rFonts w:ascii="Times New Roman" w:hAnsi="Times New Roman" w:cs="Times New Roman"/>
          <w:b/>
          <w:sz w:val="26"/>
          <w:szCs w:val="26"/>
        </w:rPr>
      </w:pPr>
    </w:p>
    <w:p w14:paraId="1E293820" w14:textId="1B803939" w:rsidR="0011454D" w:rsidRPr="00CB5B42" w:rsidRDefault="0011454D" w:rsidP="000E7640">
      <w:pPr>
        <w:ind w:left="360"/>
        <w:rPr>
          <w:rFonts w:ascii="Times New Roman" w:hAnsi="Times New Roman" w:cs="Times New Roman"/>
          <w:b/>
          <w:sz w:val="26"/>
          <w:szCs w:val="26"/>
        </w:rPr>
      </w:pPr>
    </w:p>
    <w:p w14:paraId="21200F95" w14:textId="62B6CF0E" w:rsidR="0011454D" w:rsidRPr="00CB5B42" w:rsidRDefault="0011454D" w:rsidP="000E7640">
      <w:pPr>
        <w:ind w:left="360"/>
        <w:rPr>
          <w:rFonts w:ascii="Times New Roman" w:hAnsi="Times New Roman" w:cs="Times New Roman"/>
          <w:b/>
          <w:sz w:val="26"/>
          <w:szCs w:val="26"/>
        </w:rPr>
      </w:pPr>
    </w:p>
    <w:p w14:paraId="0CC82EE0" w14:textId="08E60FD9" w:rsidR="009175EC" w:rsidRPr="00CB5B42" w:rsidRDefault="0011454D" w:rsidP="00C05F36">
      <w:pPr>
        <w:pStyle w:val="Heading4"/>
        <w:rPr>
          <w:ins w:id="11" w:author="Duc_Cuong" w:date="2022-02-10T22:24:00Z"/>
          <w:rFonts w:cs="Times New Roman"/>
          <w:b/>
        </w:rPr>
      </w:pPr>
      <w:r w:rsidRPr="00CB5B42">
        <w:rPr>
          <w:rFonts w:cs="Times New Roman"/>
        </w:rPr>
        <w:lastRenderedPageBreak/>
        <w:t>Biểu đồ use case tổng quát</w:t>
      </w:r>
    </w:p>
    <w:p w14:paraId="3A2B6E55" w14:textId="4C153EE9" w:rsidR="005C23C5" w:rsidRPr="00CB5B42" w:rsidRDefault="00820B6F" w:rsidP="005B7BF9">
      <w:pPr>
        <w:spacing w:after="0" w:line="360" w:lineRule="auto"/>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311C1823" wp14:editId="4343DA0C">
            <wp:extent cx="5367655" cy="7716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655" cy="7716127"/>
                    </a:xfrm>
                    <a:prstGeom prst="rect">
                      <a:avLst/>
                    </a:prstGeom>
                    <a:noFill/>
                    <a:ln>
                      <a:noFill/>
                    </a:ln>
                  </pic:spPr>
                </pic:pic>
              </a:graphicData>
            </a:graphic>
          </wp:inline>
        </w:drawing>
      </w:r>
    </w:p>
    <w:p w14:paraId="3BE1031F" w14:textId="339F98C9" w:rsidR="0083324E" w:rsidRPr="00CB5B42" w:rsidRDefault="0083324E" w:rsidP="00C05F36">
      <w:pPr>
        <w:pStyle w:val="Heading4"/>
        <w:rPr>
          <w:rFonts w:cs="Times New Roman"/>
        </w:rPr>
      </w:pPr>
      <w:r w:rsidRPr="00CB5B42">
        <w:rPr>
          <w:rFonts w:cs="Times New Roman"/>
        </w:rPr>
        <w:t>Mô hình hóa dữ liệu và cài đặt hệ thống</w:t>
      </w:r>
    </w:p>
    <w:p w14:paraId="7D24E6ED" w14:textId="77777777" w:rsidR="006B3642" w:rsidRPr="00CB5B42" w:rsidRDefault="006B3642" w:rsidP="006B3642">
      <w:pPr>
        <w:rPr>
          <w:rFonts w:ascii="Times New Roman" w:hAnsi="Times New Roman" w:cs="Times New Roman"/>
        </w:rPr>
      </w:pPr>
    </w:p>
    <w:p w14:paraId="0298E17B" w14:textId="00D4B221" w:rsidR="00DC1D5C" w:rsidRPr="00CB5B42" w:rsidRDefault="00DC1D5C" w:rsidP="00EC7386">
      <w:pPr>
        <w:pStyle w:val="Heading5"/>
        <w:rPr>
          <w:rFonts w:cs="Times New Roman"/>
        </w:rPr>
      </w:pPr>
      <w:r w:rsidRPr="00CB5B42">
        <w:rPr>
          <w:rFonts w:cs="Times New Roman"/>
        </w:rPr>
        <w:lastRenderedPageBreak/>
        <w:t>Xem lịch thực hành</w:t>
      </w:r>
    </w:p>
    <w:p w14:paraId="3E0ECBD4" w14:textId="77777777" w:rsidR="00DC1D5C" w:rsidRPr="00CB5B42" w:rsidRDefault="00DC1D5C" w:rsidP="00DC1D5C">
      <w:pPr>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4032A752" wp14:editId="7249D7B1">
            <wp:extent cx="5943600" cy="1963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3420"/>
                    </a:xfrm>
                    <a:prstGeom prst="rect">
                      <a:avLst/>
                    </a:prstGeom>
                  </pic:spPr>
                </pic:pic>
              </a:graphicData>
            </a:graphic>
          </wp:inline>
        </w:drawing>
      </w:r>
    </w:p>
    <w:tbl>
      <w:tblPr>
        <w:tblStyle w:val="TableGrid"/>
        <w:tblW w:w="0" w:type="auto"/>
        <w:tblLook w:val="04A0" w:firstRow="1" w:lastRow="0" w:firstColumn="1" w:lastColumn="0" w:noHBand="0" w:noVBand="1"/>
      </w:tblPr>
      <w:tblGrid>
        <w:gridCol w:w="4111"/>
        <w:gridCol w:w="4332"/>
      </w:tblGrid>
      <w:tr w:rsidR="00DC1D5C" w:rsidRPr="00CB5B42" w14:paraId="36244363" w14:textId="77777777" w:rsidTr="00AA33F8">
        <w:tc>
          <w:tcPr>
            <w:tcW w:w="4675" w:type="dxa"/>
          </w:tcPr>
          <w:p w14:paraId="58AE5AEF"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Mô tả use case</w:t>
            </w:r>
          </w:p>
        </w:tc>
        <w:tc>
          <w:tcPr>
            <w:tcW w:w="4675" w:type="dxa"/>
          </w:tcPr>
          <w:p w14:paraId="33E36847"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Use case cho phép người dùng xem lịch thực hành</w:t>
            </w:r>
          </w:p>
        </w:tc>
      </w:tr>
      <w:tr w:rsidR="00DC1D5C" w:rsidRPr="00CB5B42" w14:paraId="54DDC1AE" w14:textId="77777777" w:rsidTr="00AA33F8">
        <w:tc>
          <w:tcPr>
            <w:tcW w:w="4675" w:type="dxa"/>
          </w:tcPr>
          <w:p w14:paraId="2839ED68"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cơ bản</w:t>
            </w:r>
          </w:p>
        </w:tc>
        <w:tc>
          <w:tcPr>
            <w:tcW w:w="4675" w:type="dxa"/>
          </w:tcPr>
          <w:p w14:paraId="51556A59"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 xml:space="preserve">Khi người dùng kích vào nút xem lịch thực hành thì hệ thống </w:t>
            </w:r>
            <w:proofErr w:type="gramStart"/>
            <w:r w:rsidRPr="00CB5B42">
              <w:rPr>
                <w:rFonts w:ascii="Times New Roman" w:hAnsi="Times New Roman" w:cs="Times New Roman"/>
                <w:sz w:val="28"/>
                <w:szCs w:val="28"/>
              </w:rPr>
              <w:t>sẽ  kiểm</w:t>
            </w:r>
            <w:proofErr w:type="gramEnd"/>
            <w:r w:rsidRPr="00CB5B42">
              <w:rPr>
                <w:rFonts w:ascii="Times New Roman" w:hAnsi="Times New Roman" w:cs="Times New Roman"/>
                <w:sz w:val="28"/>
                <w:szCs w:val="28"/>
              </w:rPr>
              <w:t xml:space="preserve"> tra thông tin người dùng và hiển thị lên danh sách lịch thực hành</w:t>
            </w:r>
          </w:p>
        </w:tc>
      </w:tr>
      <w:tr w:rsidR="00DC1D5C" w:rsidRPr="00CB5B42" w14:paraId="46ACF06F" w14:textId="77777777" w:rsidTr="00AA33F8">
        <w:tc>
          <w:tcPr>
            <w:tcW w:w="4675" w:type="dxa"/>
          </w:tcPr>
          <w:p w14:paraId="5A5C18E2"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rẽ nhánh</w:t>
            </w:r>
          </w:p>
        </w:tc>
        <w:tc>
          <w:tcPr>
            <w:tcW w:w="4675" w:type="dxa"/>
          </w:tcPr>
          <w:p w14:paraId="1A338CCA"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 xml:space="preserve">Tại bất kì thời điểm </w:t>
            </w:r>
            <w:proofErr w:type="gramStart"/>
            <w:r w:rsidRPr="00CB5B42">
              <w:rPr>
                <w:rFonts w:ascii="Times New Roman" w:hAnsi="Times New Roman" w:cs="Times New Roman"/>
                <w:sz w:val="28"/>
                <w:szCs w:val="28"/>
              </w:rPr>
              <w:t>nào ,nếu</w:t>
            </w:r>
            <w:proofErr w:type="gramEnd"/>
            <w:r w:rsidRPr="00CB5B42">
              <w:rPr>
                <w:rFonts w:ascii="Times New Roman" w:hAnsi="Times New Roman" w:cs="Times New Roman"/>
                <w:sz w:val="28"/>
                <w:szCs w:val="28"/>
              </w:rPr>
              <w:t xml:space="preserve"> hệ thống không kết nối được với cơ sở dữ liệu thì hệ thống sẽ báo lỗi và use case kết thúc .</w:t>
            </w:r>
          </w:p>
        </w:tc>
      </w:tr>
      <w:tr w:rsidR="00DC1D5C" w:rsidRPr="00CB5B42" w14:paraId="3CE08E97" w14:textId="77777777" w:rsidTr="00AA33F8">
        <w:tc>
          <w:tcPr>
            <w:tcW w:w="4675" w:type="dxa"/>
          </w:tcPr>
          <w:p w14:paraId="73909E00"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Các yêu cầu đặc biệt</w:t>
            </w:r>
          </w:p>
        </w:tc>
        <w:tc>
          <w:tcPr>
            <w:tcW w:w="4675" w:type="dxa"/>
          </w:tcPr>
          <w:p w14:paraId="0E0A5160"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57131AC6" w14:textId="77777777" w:rsidTr="00AA33F8">
        <w:tc>
          <w:tcPr>
            <w:tcW w:w="4675" w:type="dxa"/>
          </w:tcPr>
          <w:p w14:paraId="0DCB11F9"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Tiền điều kiện</w:t>
            </w:r>
          </w:p>
        </w:tc>
        <w:tc>
          <w:tcPr>
            <w:tcW w:w="4675" w:type="dxa"/>
          </w:tcPr>
          <w:p w14:paraId="427D2C23"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1C639335" w14:textId="77777777" w:rsidTr="00AA33F8">
        <w:tc>
          <w:tcPr>
            <w:tcW w:w="4675" w:type="dxa"/>
          </w:tcPr>
          <w:p w14:paraId="12F6F287"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Hậu điều kiện</w:t>
            </w:r>
          </w:p>
        </w:tc>
        <w:tc>
          <w:tcPr>
            <w:tcW w:w="4675" w:type="dxa"/>
          </w:tcPr>
          <w:p w14:paraId="26C2DB4B"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Nếu use case thành công thì hệ thống sẽ hiển thị danh sách lịch thực hành từ bảng LICHTHUCHANH</w:t>
            </w:r>
          </w:p>
        </w:tc>
      </w:tr>
      <w:tr w:rsidR="00DC1D5C" w:rsidRPr="00CB5B42" w14:paraId="6AE3B6EE" w14:textId="77777777" w:rsidTr="00AA33F8">
        <w:tc>
          <w:tcPr>
            <w:tcW w:w="4675" w:type="dxa"/>
          </w:tcPr>
          <w:p w14:paraId="33130C41"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Điểm mở rộng</w:t>
            </w:r>
          </w:p>
        </w:tc>
        <w:tc>
          <w:tcPr>
            <w:tcW w:w="4675" w:type="dxa"/>
          </w:tcPr>
          <w:p w14:paraId="7CC9F5B2"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3CEDBFAC" w14:textId="77777777" w:rsidR="00DC1D5C" w:rsidRPr="00CB5B42" w:rsidRDefault="00DC1D5C" w:rsidP="00DC1D5C">
      <w:pPr>
        <w:rPr>
          <w:rFonts w:ascii="Times New Roman" w:hAnsi="Times New Roman" w:cs="Times New Roman"/>
          <w:sz w:val="28"/>
          <w:szCs w:val="28"/>
        </w:rPr>
      </w:pPr>
    </w:p>
    <w:p w14:paraId="1183D958" w14:textId="568FAE39" w:rsidR="00DC1D5C" w:rsidRPr="00CB5B42" w:rsidRDefault="00DC1D5C" w:rsidP="00C54457">
      <w:pPr>
        <w:pStyle w:val="Heading5"/>
        <w:rPr>
          <w:rFonts w:cs="Times New Roman"/>
        </w:rPr>
      </w:pPr>
      <w:r w:rsidRPr="00CB5B42">
        <w:rPr>
          <w:rFonts w:cs="Times New Roman"/>
        </w:rPr>
        <w:t>Đăng kí lịch thực hành</w:t>
      </w:r>
    </w:p>
    <w:p w14:paraId="0FCBC268" w14:textId="6A852E3E" w:rsidR="002B4723" w:rsidRPr="00CB5B42" w:rsidRDefault="002B4723" w:rsidP="00DC1D5C">
      <w:pPr>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124BE887" wp14:editId="7DA6CE6B">
            <wp:extent cx="5367655" cy="228928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7655" cy="2289282"/>
                    </a:xfrm>
                    <a:prstGeom prst="rect">
                      <a:avLst/>
                    </a:prstGeom>
                  </pic:spPr>
                </pic:pic>
              </a:graphicData>
            </a:graphic>
          </wp:inline>
        </w:drawing>
      </w:r>
    </w:p>
    <w:p w14:paraId="0A35C87C" w14:textId="509089E4" w:rsidR="00DC1D5C" w:rsidRPr="00CB5B42" w:rsidRDefault="00DC1D5C" w:rsidP="00DC1D5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11"/>
        <w:gridCol w:w="4332"/>
      </w:tblGrid>
      <w:tr w:rsidR="00DC1D5C" w:rsidRPr="00CB5B42" w14:paraId="2113F139" w14:textId="77777777" w:rsidTr="00AA33F8">
        <w:tc>
          <w:tcPr>
            <w:tcW w:w="4675" w:type="dxa"/>
          </w:tcPr>
          <w:p w14:paraId="4C58E369"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lastRenderedPageBreak/>
              <w:t>Mô tả use case</w:t>
            </w:r>
          </w:p>
        </w:tc>
        <w:tc>
          <w:tcPr>
            <w:tcW w:w="4675" w:type="dxa"/>
          </w:tcPr>
          <w:p w14:paraId="09190CFD"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Use case cho phép người dùng đăng kí lịch thực hành</w:t>
            </w:r>
          </w:p>
        </w:tc>
      </w:tr>
      <w:tr w:rsidR="00DC1D5C" w:rsidRPr="00CB5B42" w14:paraId="1465CF59" w14:textId="77777777" w:rsidTr="00AA33F8">
        <w:tc>
          <w:tcPr>
            <w:tcW w:w="4675" w:type="dxa"/>
          </w:tcPr>
          <w:p w14:paraId="1519CABC"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cơ bản</w:t>
            </w:r>
          </w:p>
        </w:tc>
        <w:tc>
          <w:tcPr>
            <w:tcW w:w="4675" w:type="dxa"/>
          </w:tcPr>
          <w:p w14:paraId="19835C86"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Ca sử dụng bắt đầu khi người dùng chọn một phòng thực </w:t>
            </w:r>
            <w:proofErr w:type="gramStart"/>
            <w:r w:rsidRPr="00CB5B42">
              <w:rPr>
                <w:rFonts w:ascii="Times New Roman" w:hAnsi="Times New Roman" w:cs="Times New Roman"/>
                <w:sz w:val="28"/>
                <w:szCs w:val="28"/>
              </w:rPr>
              <w:t>hành .Hệ</w:t>
            </w:r>
            <w:proofErr w:type="gramEnd"/>
            <w:r w:rsidRPr="00CB5B42">
              <w:rPr>
                <w:rFonts w:ascii="Times New Roman" w:hAnsi="Times New Roman" w:cs="Times New Roman"/>
                <w:sz w:val="28"/>
                <w:szCs w:val="28"/>
              </w:rPr>
              <w:t xml:space="preserve"> thống sẽ hiển thị thời khóa biểu trong phòng đó .Những ca còn trống lịch sẽ hiển thị nút “Đăng kí” .Khi người dùng nhấn nút đăng kí thì ca sử dụng bắt đầu .</w:t>
            </w:r>
          </w:p>
          <w:p w14:paraId="5F814C6E" w14:textId="77777777" w:rsidR="00DC1D5C" w:rsidRPr="00CB5B42" w:rsidRDefault="00DC1D5C" w:rsidP="00AA33F8">
            <w:pPr>
              <w:pStyle w:val="ListParagraph"/>
              <w:rPr>
                <w:rFonts w:ascii="Times New Roman" w:hAnsi="Times New Roman" w:cs="Times New Roman"/>
                <w:sz w:val="28"/>
                <w:szCs w:val="28"/>
              </w:rPr>
            </w:pPr>
          </w:p>
          <w:p w14:paraId="7E5E0A4C"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Hệ thống sẽ hiển thị form nhập thông </w:t>
            </w:r>
            <w:proofErr w:type="gramStart"/>
            <w:r w:rsidRPr="00CB5B42">
              <w:rPr>
                <w:rFonts w:ascii="Times New Roman" w:hAnsi="Times New Roman" w:cs="Times New Roman"/>
                <w:sz w:val="28"/>
                <w:szCs w:val="28"/>
              </w:rPr>
              <w:t>tin(</w:t>
            </w:r>
            <w:proofErr w:type="gramEnd"/>
            <w:r w:rsidRPr="00CB5B42">
              <w:rPr>
                <w:rFonts w:ascii="Times New Roman" w:hAnsi="Times New Roman" w:cs="Times New Roman"/>
                <w:sz w:val="28"/>
                <w:szCs w:val="28"/>
              </w:rPr>
              <w:t>thời gian bắt đầu,thời gian kết thúc,lớp thực hành,môn thực hành) và nhấn nút “Đăng kí”.</w:t>
            </w:r>
          </w:p>
          <w:p w14:paraId="78BE0CDA" w14:textId="77777777" w:rsidR="00DC1D5C" w:rsidRPr="00CB5B42" w:rsidRDefault="00DC1D5C" w:rsidP="00AA33F8">
            <w:pPr>
              <w:pStyle w:val="ListParagraph"/>
              <w:rPr>
                <w:rFonts w:ascii="Times New Roman" w:hAnsi="Times New Roman" w:cs="Times New Roman"/>
                <w:sz w:val="28"/>
                <w:szCs w:val="28"/>
              </w:rPr>
            </w:pPr>
          </w:p>
          <w:p w14:paraId="2E000227"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Hệ thống sẽ kiểm tra thông tin </w:t>
            </w:r>
            <w:proofErr w:type="gramStart"/>
            <w:r w:rsidRPr="00CB5B42">
              <w:rPr>
                <w:rFonts w:ascii="Times New Roman" w:hAnsi="Times New Roman" w:cs="Times New Roman"/>
                <w:sz w:val="28"/>
                <w:szCs w:val="28"/>
              </w:rPr>
              <w:t>nhập .Nếu</w:t>
            </w:r>
            <w:proofErr w:type="gramEnd"/>
            <w:r w:rsidRPr="00CB5B42">
              <w:rPr>
                <w:rFonts w:ascii="Times New Roman" w:hAnsi="Times New Roman" w:cs="Times New Roman"/>
                <w:sz w:val="28"/>
                <w:szCs w:val="28"/>
              </w:rPr>
              <w:t xml:space="preserve"> hợp lệ thông tin sẽ được thêm vào hệ thống . </w:t>
            </w:r>
          </w:p>
          <w:p w14:paraId="515F6EDB" w14:textId="77777777" w:rsidR="00DC1D5C" w:rsidRPr="00CB5B42" w:rsidRDefault="00DC1D5C" w:rsidP="00AA33F8">
            <w:pPr>
              <w:pStyle w:val="ListParagraph"/>
              <w:rPr>
                <w:rFonts w:ascii="Times New Roman" w:hAnsi="Times New Roman" w:cs="Times New Roman"/>
                <w:sz w:val="28"/>
                <w:szCs w:val="28"/>
              </w:rPr>
            </w:pPr>
          </w:p>
          <w:p w14:paraId="552C957C"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Sau khi nhập xong nếu người dùng nhấn nút “Hủy’ thông tin sẽ không được lưu vào cơ sở dữ liệu và trở lại về màn hình thời khóa biểu của </w:t>
            </w:r>
            <w:proofErr w:type="gramStart"/>
            <w:r w:rsidRPr="00CB5B42">
              <w:rPr>
                <w:rFonts w:ascii="Times New Roman" w:hAnsi="Times New Roman" w:cs="Times New Roman"/>
                <w:sz w:val="28"/>
                <w:szCs w:val="28"/>
              </w:rPr>
              <w:t>phòng .</w:t>
            </w:r>
            <w:proofErr w:type="gramEnd"/>
          </w:p>
          <w:p w14:paraId="2A6F8C4A" w14:textId="77777777" w:rsidR="00DC1D5C" w:rsidRPr="00CB5B42" w:rsidRDefault="00DC1D5C" w:rsidP="00AA33F8">
            <w:pPr>
              <w:rPr>
                <w:rFonts w:ascii="Times New Roman" w:hAnsi="Times New Roman" w:cs="Times New Roman"/>
                <w:sz w:val="28"/>
                <w:szCs w:val="28"/>
              </w:rPr>
            </w:pPr>
          </w:p>
        </w:tc>
      </w:tr>
      <w:tr w:rsidR="00DC1D5C" w:rsidRPr="00CB5B42" w14:paraId="706C52B8" w14:textId="77777777" w:rsidTr="00AA33F8">
        <w:tc>
          <w:tcPr>
            <w:tcW w:w="4675" w:type="dxa"/>
          </w:tcPr>
          <w:p w14:paraId="20D0425B"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rẽ nhánh</w:t>
            </w:r>
          </w:p>
        </w:tc>
        <w:tc>
          <w:tcPr>
            <w:tcW w:w="4675" w:type="dxa"/>
          </w:tcPr>
          <w:p w14:paraId="708E594C" w14:textId="77777777" w:rsidR="00DC1D5C" w:rsidRPr="00CB5B42" w:rsidRDefault="00DC1D5C" w:rsidP="00DC1D5C">
            <w:pPr>
              <w:pStyle w:val="ListParagraph"/>
              <w:numPr>
                <w:ilvl w:val="0"/>
                <w:numId w:val="12"/>
              </w:numPr>
              <w:jc w:val="center"/>
              <w:rPr>
                <w:rFonts w:ascii="Times New Roman" w:hAnsi="Times New Roman" w:cs="Times New Roman"/>
                <w:sz w:val="28"/>
                <w:szCs w:val="28"/>
              </w:rPr>
            </w:pPr>
            <w:r w:rsidRPr="00CB5B42">
              <w:rPr>
                <w:rFonts w:ascii="Times New Roman" w:hAnsi="Times New Roman" w:cs="Times New Roman"/>
                <w:sz w:val="28"/>
                <w:szCs w:val="28"/>
              </w:rPr>
              <w:t xml:space="preserve">Thông tin nhập vào không hợp </w:t>
            </w:r>
            <w:proofErr w:type="gramStart"/>
            <w:r w:rsidRPr="00CB5B42">
              <w:rPr>
                <w:rFonts w:ascii="Times New Roman" w:hAnsi="Times New Roman" w:cs="Times New Roman"/>
                <w:sz w:val="28"/>
                <w:szCs w:val="28"/>
              </w:rPr>
              <w:t>lệ(</w:t>
            </w:r>
            <w:proofErr w:type="gramEnd"/>
            <w:r w:rsidRPr="00CB5B42">
              <w:rPr>
                <w:rFonts w:ascii="Times New Roman" w:hAnsi="Times New Roman" w:cs="Times New Roman"/>
                <w:sz w:val="28"/>
                <w:szCs w:val="28"/>
              </w:rPr>
              <w:t>thời gian , lớp thực hành…) thì hệ thống sẽ báo lỗi và quay lại bước nhập thông tin đăng kí</w:t>
            </w:r>
          </w:p>
          <w:p w14:paraId="2004BA50"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Tại bất kì thời điểm </w:t>
            </w:r>
            <w:proofErr w:type="gramStart"/>
            <w:r w:rsidRPr="00CB5B42">
              <w:rPr>
                <w:rFonts w:ascii="Times New Roman" w:hAnsi="Times New Roman" w:cs="Times New Roman"/>
                <w:sz w:val="28"/>
                <w:szCs w:val="28"/>
              </w:rPr>
              <w:t>nào ,nếu</w:t>
            </w:r>
            <w:proofErr w:type="gramEnd"/>
            <w:r w:rsidRPr="00CB5B42">
              <w:rPr>
                <w:rFonts w:ascii="Times New Roman" w:hAnsi="Times New Roman" w:cs="Times New Roman"/>
                <w:sz w:val="28"/>
                <w:szCs w:val="28"/>
              </w:rPr>
              <w:t xml:space="preserve"> hệ thống không kết nối được với cơ sở dữ liệu thì hệ thống sẽ báo lỗi và use case kết thúc .</w:t>
            </w:r>
          </w:p>
        </w:tc>
      </w:tr>
      <w:tr w:rsidR="00DC1D5C" w:rsidRPr="00CB5B42" w14:paraId="346DC3D6" w14:textId="77777777" w:rsidTr="00AA33F8">
        <w:tc>
          <w:tcPr>
            <w:tcW w:w="4675" w:type="dxa"/>
          </w:tcPr>
          <w:p w14:paraId="06AE5DE0"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Các yêu cầu đặc biệt</w:t>
            </w:r>
          </w:p>
        </w:tc>
        <w:tc>
          <w:tcPr>
            <w:tcW w:w="4675" w:type="dxa"/>
          </w:tcPr>
          <w:p w14:paraId="6A5405C2"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0CEB77D4" w14:textId="77777777" w:rsidTr="00AA33F8">
        <w:tc>
          <w:tcPr>
            <w:tcW w:w="4675" w:type="dxa"/>
          </w:tcPr>
          <w:p w14:paraId="71FEB2D8"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Tiền điều kiện</w:t>
            </w:r>
          </w:p>
        </w:tc>
        <w:tc>
          <w:tcPr>
            <w:tcW w:w="4675" w:type="dxa"/>
          </w:tcPr>
          <w:p w14:paraId="531FFAF5"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Cán bộ phải đăng nhập trước khi ca sử dụng bắt đầu</w:t>
            </w:r>
          </w:p>
        </w:tc>
      </w:tr>
      <w:tr w:rsidR="00DC1D5C" w:rsidRPr="00CB5B42" w14:paraId="2F7EA298" w14:textId="77777777" w:rsidTr="00AA33F8">
        <w:tc>
          <w:tcPr>
            <w:tcW w:w="4675" w:type="dxa"/>
          </w:tcPr>
          <w:p w14:paraId="4060A5EE"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lastRenderedPageBreak/>
              <w:t>Hậu điều kiện</w:t>
            </w:r>
          </w:p>
        </w:tc>
        <w:tc>
          <w:tcPr>
            <w:tcW w:w="4675" w:type="dxa"/>
          </w:tcPr>
          <w:p w14:paraId="56CA71DA"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Nếu use case thành công thì hệ thống sẽ thêm lịch thực hành vào bảng LICHTHUCHANH</w:t>
            </w:r>
          </w:p>
        </w:tc>
      </w:tr>
      <w:tr w:rsidR="00DC1D5C" w:rsidRPr="00CB5B42" w14:paraId="48095A96" w14:textId="77777777" w:rsidTr="00AA33F8">
        <w:tc>
          <w:tcPr>
            <w:tcW w:w="4675" w:type="dxa"/>
          </w:tcPr>
          <w:p w14:paraId="2830785D"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Điểm mở rộng</w:t>
            </w:r>
          </w:p>
        </w:tc>
        <w:tc>
          <w:tcPr>
            <w:tcW w:w="4675" w:type="dxa"/>
          </w:tcPr>
          <w:p w14:paraId="668644C6"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29E51398" w14:textId="77777777" w:rsidR="00DC1D5C" w:rsidRPr="00CB5B42" w:rsidRDefault="00DC1D5C" w:rsidP="00DC1D5C">
      <w:pPr>
        <w:rPr>
          <w:rFonts w:ascii="Times New Roman" w:hAnsi="Times New Roman" w:cs="Times New Roman"/>
          <w:sz w:val="28"/>
          <w:szCs w:val="28"/>
        </w:rPr>
      </w:pPr>
    </w:p>
    <w:p w14:paraId="542D85A9" w14:textId="611BA196" w:rsidR="00DC1D5C" w:rsidRPr="00CB5B42" w:rsidRDefault="00DC1D5C" w:rsidP="00C54457">
      <w:pPr>
        <w:pStyle w:val="Heading5"/>
        <w:rPr>
          <w:rFonts w:cs="Times New Roman"/>
        </w:rPr>
      </w:pPr>
      <w:r w:rsidRPr="00CB5B42">
        <w:rPr>
          <w:rFonts w:cs="Times New Roman"/>
        </w:rPr>
        <w:t>Tìm kiế</w:t>
      </w:r>
      <w:r w:rsidR="001A1E2E" w:rsidRPr="00CB5B42">
        <w:rPr>
          <w:rFonts w:cs="Times New Roman"/>
        </w:rPr>
        <w:t>m</w:t>
      </w:r>
    </w:p>
    <w:p w14:paraId="716D7D42" w14:textId="06D69EF2" w:rsidR="00DC1D5C" w:rsidRPr="00CB5B42" w:rsidRDefault="002B4723" w:rsidP="00DC1D5C">
      <w:pPr>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729C6BC6" wp14:editId="6C3D12EA">
            <wp:extent cx="5367655" cy="1705492"/>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655" cy="1705492"/>
                    </a:xfrm>
                    <a:prstGeom prst="rect">
                      <a:avLst/>
                    </a:prstGeom>
                  </pic:spPr>
                </pic:pic>
              </a:graphicData>
            </a:graphic>
          </wp:inline>
        </w:drawing>
      </w:r>
    </w:p>
    <w:tbl>
      <w:tblPr>
        <w:tblStyle w:val="TableGrid"/>
        <w:tblW w:w="0" w:type="auto"/>
        <w:tblLook w:val="04A0" w:firstRow="1" w:lastRow="0" w:firstColumn="1" w:lastColumn="0" w:noHBand="0" w:noVBand="1"/>
      </w:tblPr>
      <w:tblGrid>
        <w:gridCol w:w="4024"/>
        <w:gridCol w:w="4419"/>
      </w:tblGrid>
      <w:tr w:rsidR="00DC1D5C" w:rsidRPr="00CB5B42" w14:paraId="48866002" w14:textId="77777777" w:rsidTr="00AA33F8">
        <w:tc>
          <w:tcPr>
            <w:tcW w:w="4675" w:type="dxa"/>
          </w:tcPr>
          <w:p w14:paraId="106B3727"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Mô tả use case</w:t>
            </w:r>
          </w:p>
        </w:tc>
        <w:tc>
          <w:tcPr>
            <w:tcW w:w="4675" w:type="dxa"/>
          </w:tcPr>
          <w:p w14:paraId="7C2F957A"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Use case cho phép người dùng tìm kiếm lịch thực hành</w:t>
            </w:r>
          </w:p>
        </w:tc>
      </w:tr>
      <w:tr w:rsidR="00DC1D5C" w:rsidRPr="00CB5B42" w14:paraId="0202E2B8" w14:textId="77777777" w:rsidTr="00AA33F8">
        <w:tc>
          <w:tcPr>
            <w:tcW w:w="4675" w:type="dxa"/>
          </w:tcPr>
          <w:p w14:paraId="661DFBC6"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cơ bản</w:t>
            </w:r>
          </w:p>
        </w:tc>
        <w:tc>
          <w:tcPr>
            <w:tcW w:w="4675" w:type="dxa"/>
          </w:tcPr>
          <w:p w14:paraId="2750CCF9" w14:textId="77777777" w:rsidR="00DC1D5C" w:rsidRPr="00CB5B42" w:rsidRDefault="00DC1D5C" w:rsidP="00DC1D5C">
            <w:pPr>
              <w:pStyle w:val="ListParagraph"/>
              <w:numPr>
                <w:ilvl w:val="0"/>
                <w:numId w:val="12"/>
              </w:numPr>
              <w:jc w:val="center"/>
              <w:rPr>
                <w:rFonts w:ascii="Times New Roman" w:hAnsi="Times New Roman" w:cs="Times New Roman"/>
                <w:sz w:val="28"/>
                <w:szCs w:val="28"/>
              </w:rPr>
            </w:pPr>
            <w:proofErr w:type="gramStart"/>
            <w:r w:rsidRPr="00CB5B42">
              <w:rPr>
                <w:rFonts w:ascii="Times New Roman" w:hAnsi="Times New Roman" w:cs="Times New Roman"/>
                <w:sz w:val="28"/>
                <w:szCs w:val="28"/>
              </w:rPr>
              <w:t>Khi  người</w:t>
            </w:r>
            <w:proofErr w:type="gramEnd"/>
            <w:r w:rsidRPr="00CB5B42">
              <w:rPr>
                <w:rFonts w:ascii="Times New Roman" w:hAnsi="Times New Roman" w:cs="Times New Roman"/>
                <w:sz w:val="28"/>
                <w:szCs w:val="28"/>
              </w:rPr>
              <w:t xml:space="preserve"> dùng nhấn vào nút Tìm kiếm thì hệ thống sẽ hiển thị lên form tìm kiếm yêu cầu nhập(mã lớp,mã sinh viên)</w:t>
            </w:r>
          </w:p>
          <w:p w14:paraId="61D43177" w14:textId="77777777" w:rsidR="00DC1D5C" w:rsidRPr="00CB5B42" w:rsidRDefault="00DC1D5C" w:rsidP="00DC1D5C">
            <w:pPr>
              <w:pStyle w:val="ListParagraph"/>
              <w:numPr>
                <w:ilvl w:val="0"/>
                <w:numId w:val="12"/>
              </w:numPr>
              <w:jc w:val="center"/>
              <w:rPr>
                <w:rFonts w:ascii="Times New Roman" w:hAnsi="Times New Roman" w:cs="Times New Roman"/>
                <w:sz w:val="28"/>
                <w:szCs w:val="28"/>
              </w:rPr>
            </w:pPr>
            <w:r w:rsidRPr="00CB5B42">
              <w:rPr>
                <w:rFonts w:ascii="Times New Roman" w:hAnsi="Times New Roman" w:cs="Times New Roman"/>
                <w:sz w:val="28"/>
                <w:szCs w:val="28"/>
              </w:rPr>
              <w:t>Nếu hệ thống kiểm tra thông tin đã chính xác thì hệ thống sẽ hiện thị lên thông tin lịch thực hành từ bảng LICHTHUCHANH.</w:t>
            </w:r>
          </w:p>
          <w:p w14:paraId="247A873C" w14:textId="77777777" w:rsidR="00DC1D5C" w:rsidRPr="00CB5B42" w:rsidRDefault="00DC1D5C" w:rsidP="00DC1D5C">
            <w:pPr>
              <w:pStyle w:val="ListParagraph"/>
              <w:numPr>
                <w:ilvl w:val="0"/>
                <w:numId w:val="12"/>
              </w:numPr>
              <w:jc w:val="center"/>
              <w:rPr>
                <w:rFonts w:ascii="Times New Roman" w:hAnsi="Times New Roman" w:cs="Times New Roman"/>
                <w:sz w:val="28"/>
                <w:szCs w:val="28"/>
              </w:rPr>
            </w:pPr>
            <w:r w:rsidRPr="00CB5B42">
              <w:rPr>
                <w:rFonts w:ascii="Times New Roman" w:hAnsi="Times New Roman" w:cs="Times New Roman"/>
                <w:sz w:val="28"/>
                <w:szCs w:val="28"/>
              </w:rPr>
              <w:t xml:space="preserve">Nếu hệ thống kiểm tra thông tin không chính xác thì sẽ báo lỗi và use case kết </w:t>
            </w:r>
            <w:proofErr w:type="gramStart"/>
            <w:r w:rsidRPr="00CB5B42">
              <w:rPr>
                <w:rFonts w:ascii="Times New Roman" w:hAnsi="Times New Roman" w:cs="Times New Roman"/>
                <w:sz w:val="28"/>
                <w:szCs w:val="28"/>
              </w:rPr>
              <w:t>thúc .</w:t>
            </w:r>
            <w:proofErr w:type="gramEnd"/>
          </w:p>
          <w:p w14:paraId="0BA2DCF2" w14:textId="77777777" w:rsidR="00DC1D5C" w:rsidRPr="00CB5B42" w:rsidRDefault="00DC1D5C" w:rsidP="00AA33F8">
            <w:pPr>
              <w:rPr>
                <w:rFonts w:ascii="Times New Roman" w:hAnsi="Times New Roman" w:cs="Times New Roman"/>
                <w:sz w:val="28"/>
                <w:szCs w:val="28"/>
              </w:rPr>
            </w:pPr>
          </w:p>
        </w:tc>
      </w:tr>
      <w:tr w:rsidR="00DC1D5C" w:rsidRPr="00CB5B42" w14:paraId="34781551" w14:textId="77777777" w:rsidTr="00AA33F8">
        <w:tc>
          <w:tcPr>
            <w:tcW w:w="4675" w:type="dxa"/>
          </w:tcPr>
          <w:p w14:paraId="43C0662A"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rẽ nhánh</w:t>
            </w:r>
          </w:p>
        </w:tc>
        <w:tc>
          <w:tcPr>
            <w:tcW w:w="4675" w:type="dxa"/>
          </w:tcPr>
          <w:p w14:paraId="471C3160"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Tại bước nhập thông tin tìm </w:t>
            </w:r>
            <w:proofErr w:type="gramStart"/>
            <w:r w:rsidRPr="00CB5B42">
              <w:rPr>
                <w:rFonts w:ascii="Times New Roman" w:hAnsi="Times New Roman" w:cs="Times New Roman"/>
                <w:sz w:val="28"/>
                <w:szCs w:val="28"/>
              </w:rPr>
              <w:t>kiếm,nếu</w:t>
            </w:r>
            <w:proofErr w:type="gramEnd"/>
            <w:r w:rsidRPr="00CB5B42">
              <w:rPr>
                <w:rFonts w:ascii="Times New Roman" w:hAnsi="Times New Roman" w:cs="Times New Roman"/>
                <w:sz w:val="28"/>
                <w:szCs w:val="28"/>
              </w:rPr>
              <w:t xml:space="preserve"> người dùng nhập sai thông tin thì hệ thống sẽ báo lỗi và quay lại bước nhập thông tin tìm kiếm</w:t>
            </w:r>
          </w:p>
          <w:p w14:paraId="1F9F11BC" w14:textId="77777777"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 Tại bất kì thời điểm </w:t>
            </w:r>
            <w:proofErr w:type="gramStart"/>
            <w:r w:rsidRPr="00CB5B42">
              <w:rPr>
                <w:rFonts w:ascii="Times New Roman" w:hAnsi="Times New Roman" w:cs="Times New Roman"/>
                <w:sz w:val="28"/>
                <w:szCs w:val="28"/>
              </w:rPr>
              <w:t>nào ,nếu</w:t>
            </w:r>
            <w:proofErr w:type="gramEnd"/>
            <w:r w:rsidRPr="00CB5B42">
              <w:rPr>
                <w:rFonts w:ascii="Times New Roman" w:hAnsi="Times New Roman" w:cs="Times New Roman"/>
                <w:sz w:val="28"/>
                <w:szCs w:val="28"/>
              </w:rPr>
              <w:t xml:space="preserve"> hệ thống không kết nối được với cơ sở dữ liệu thì hệ thống sẽ báo lỗi và use case kết thúc .</w:t>
            </w:r>
          </w:p>
        </w:tc>
      </w:tr>
      <w:tr w:rsidR="00DC1D5C" w:rsidRPr="00CB5B42" w14:paraId="6DADE2A8" w14:textId="77777777" w:rsidTr="00AA33F8">
        <w:tc>
          <w:tcPr>
            <w:tcW w:w="4675" w:type="dxa"/>
          </w:tcPr>
          <w:p w14:paraId="7DD68ADB"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Các yêu cầu đặc biệt</w:t>
            </w:r>
          </w:p>
        </w:tc>
        <w:tc>
          <w:tcPr>
            <w:tcW w:w="4675" w:type="dxa"/>
          </w:tcPr>
          <w:p w14:paraId="2A99E9DF"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135AC923" w14:textId="77777777" w:rsidTr="00AA33F8">
        <w:tc>
          <w:tcPr>
            <w:tcW w:w="4675" w:type="dxa"/>
          </w:tcPr>
          <w:p w14:paraId="42DD2E48"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Tiền điều kiện</w:t>
            </w:r>
          </w:p>
        </w:tc>
        <w:tc>
          <w:tcPr>
            <w:tcW w:w="4675" w:type="dxa"/>
          </w:tcPr>
          <w:p w14:paraId="3A4565AF"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4B8B9E72" w14:textId="77777777" w:rsidTr="00AA33F8">
        <w:tc>
          <w:tcPr>
            <w:tcW w:w="4675" w:type="dxa"/>
          </w:tcPr>
          <w:p w14:paraId="1CE30009"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lastRenderedPageBreak/>
              <w:t>Hậu điều kiện</w:t>
            </w:r>
          </w:p>
        </w:tc>
        <w:tc>
          <w:tcPr>
            <w:tcW w:w="4675" w:type="dxa"/>
          </w:tcPr>
          <w:p w14:paraId="4B851536" w14:textId="7AC5F253" w:rsidR="00DC1D5C" w:rsidRPr="00CB5B42" w:rsidRDefault="007330C3"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1C73A055" w14:textId="77777777" w:rsidTr="00AA33F8">
        <w:tc>
          <w:tcPr>
            <w:tcW w:w="4675" w:type="dxa"/>
          </w:tcPr>
          <w:p w14:paraId="464A4F7C"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Điểm mở rộng</w:t>
            </w:r>
          </w:p>
        </w:tc>
        <w:tc>
          <w:tcPr>
            <w:tcW w:w="4675" w:type="dxa"/>
          </w:tcPr>
          <w:p w14:paraId="2BD81A3F" w14:textId="7F62E66F" w:rsidR="00DC1D5C" w:rsidRPr="00CB5B42" w:rsidRDefault="007330C3"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1ADA8E42" w14:textId="77777777" w:rsidR="00DC1D5C" w:rsidRPr="00CB5B42" w:rsidRDefault="00DC1D5C" w:rsidP="00DC1D5C">
      <w:pPr>
        <w:rPr>
          <w:rFonts w:ascii="Times New Roman" w:hAnsi="Times New Roman" w:cs="Times New Roman"/>
          <w:sz w:val="28"/>
          <w:szCs w:val="28"/>
        </w:rPr>
      </w:pPr>
    </w:p>
    <w:p w14:paraId="4D90485A" w14:textId="7C12F25F" w:rsidR="00DC1D5C" w:rsidRPr="00CB5B42" w:rsidRDefault="00DC1D5C" w:rsidP="00C54457">
      <w:pPr>
        <w:pStyle w:val="Heading5"/>
        <w:rPr>
          <w:rFonts w:cs="Times New Roman"/>
        </w:rPr>
      </w:pPr>
      <w:r w:rsidRPr="00CB5B42">
        <w:rPr>
          <w:rFonts w:cs="Times New Roman"/>
        </w:rPr>
        <w:t>Cập nhật thông tin</w:t>
      </w:r>
      <w:r w:rsidR="00CA3FE3" w:rsidRPr="00CB5B42">
        <w:rPr>
          <w:rFonts w:cs="Times New Roman"/>
        </w:rPr>
        <w:t xml:space="preserve"> cá nhân</w:t>
      </w:r>
    </w:p>
    <w:p w14:paraId="33347E63" w14:textId="647661BC" w:rsidR="00DC1D5C" w:rsidRPr="00CB5B42" w:rsidRDefault="00310AF0" w:rsidP="00DC1D5C">
      <w:pPr>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2C904BC1" wp14:editId="453EF2B5">
            <wp:extent cx="5367655" cy="20483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655" cy="20483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174"/>
        <w:gridCol w:w="4269"/>
      </w:tblGrid>
      <w:tr w:rsidR="00DC1D5C" w:rsidRPr="00CB5B42" w14:paraId="09611BF3" w14:textId="77777777" w:rsidTr="00AA33F8">
        <w:tc>
          <w:tcPr>
            <w:tcW w:w="4675" w:type="dxa"/>
          </w:tcPr>
          <w:p w14:paraId="7FE15FB2"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Mô tả use case</w:t>
            </w:r>
          </w:p>
        </w:tc>
        <w:tc>
          <w:tcPr>
            <w:tcW w:w="4675" w:type="dxa"/>
          </w:tcPr>
          <w:p w14:paraId="042137AA"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Use case cho phép người dùng cập nhật thông tin cá nhân</w:t>
            </w:r>
          </w:p>
        </w:tc>
      </w:tr>
      <w:tr w:rsidR="00DC1D5C" w:rsidRPr="00CB5B42" w14:paraId="49128398" w14:textId="77777777" w:rsidTr="00AA33F8">
        <w:tc>
          <w:tcPr>
            <w:tcW w:w="4675" w:type="dxa"/>
          </w:tcPr>
          <w:p w14:paraId="6D79ECAD"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cơ bản</w:t>
            </w:r>
          </w:p>
        </w:tc>
        <w:tc>
          <w:tcPr>
            <w:tcW w:w="4675" w:type="dxa"/>
          </w:tcPr>
          <w:p w14:paraId="797999E9"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 xml:space="preserve">Ca sử dụng bắt đầu thì người dùng muốn cập nhập lại thông tin cá </w:t>
            </w:r>
            <w:proofErr w:type="gramStart"/>
            <w:r w:rsidRPr="00CB5B42">
              <w:rPr>
                <w:rFonts w:ascii="Times New Roman" w:hAnsi="Times New Roman" w:cs="Times New Roman"/>
                <w:sz w:val="28"/>
                <w:szCs w:val="28"/>
              </w:rPr>
              <w:t>nhân .Khi</w:t>
            </w:r>
            <w:proofErr w:type="gramEnd"/>
            <w:r w:rsidRPr="00CB5B42">
              <w:rPr>
                <w:rFonts w:ascii="Times New Roman" w:hAnsi="Times New Roman" w:cs="Times New Roman"/>
                <w:sz w:val="28"/>
                <w:szCs w:val="28"/>
              </w:rPr>
              <w:t xml:space="preserve"> nhấn vào nút “Cập nhật ” thì hệ thống sẽ hiển thị ra form nhập thông tin(Họ tên,giới tính, địa chỉ , số điện thoại…) .Sau khi nhấn nút “Xác nhận” thì hệ thống sẽ kiểm tra thông tin nhập . Nếu đúng thì hệ thống sẽ cập nhật lại bảng </w:t>
            </w:r>
            <w:proofErr w:type="gramStart"/>
            <w:r w:rsidRPr="00CB5B42">
              <w:rPr>
                <w:rFonts w:ascii="Times New Roman" w:hAnsi="Times New Roman" w:cs="Times New Roman"/>
                <w:sz w:val="28"/>
                <w:szCs w:val="28"/>
              </w:rPr>
              <w:t>TAIKHOAN ,</w:t>
            </w:r>
            <w:proofErr w:type="gramEnd"/>
            <w:r w:rsidRPr="00CB5B42">
              <w:rPr>
                <w:rFonts w:ascii="Times New Roman" w:hAnsi="Times New Roman" w:cs="Times New Roman"/>
                <w:sz w:val="28"/>
                <w:szCs w:val="28"/>
              </w:rPr>
              <w:t xml:space="preserve"> còn nếu sai thì hiện thị thông báo lỗi và use case kết thúc</w:t>
            </w:r>
          </w:p>
        </w:tc>
      </w:tr>
      <w:tr w:rsidR="00DC1D5C" w:rsidRPr="00CB5B42" w14:paraId="48355E83" w14:textId="77777777" w:rsidTr="00AA33F8">
        <w:tc>
          <w:tcPr>
            <w:tcW w:w="4675" w:type="dxa"/>
          </w:tcPr>
          <w:p w14:paraId="664F331C"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Luồng rẽ nhánh</w:t>
            </w:r>
          </w:p>
        </w:tc>
        <w:tc>
          <w:tcPr>
            <w:tcW w:w="4675" w:type="dxa"/>
          </w:tcPr>
          <w:p w14:paraId="0768B1A9" w14:textId="77777777" w:rsidR="00DC1D5C" w:rsidRPr="00CB5B42" w:rsidRDefault="00DC1D5C" w:rsidP="00DC1D5C">
            <w:pPr>
              <w:pStyle w:val="ListParagraph"/>
              <w:numPr>
                <w:ilvl w:val="0"/>
                <w:numId w:val="12"/>
              </w:numPr>
              <w:jc w:val="center"/>
              <w:rPr>
                <w:rFonts w:ascii="Times New Roman" w:hAnsi="Times New Roman" w:cs="Times New Roman"/>
                <w:sz w:val="28"/>
                <w:szCs w:val="28"/>
              </w:rPr>
            </w:pPr>
            <w:r w:rsidRPr="00CB5B42">
              <w:rPr>
                <w:rFonts w:ascii="Times New Roman" w:hAnsi="Times New Roman" w:cs="Times New Roman"/>
                <w:sz w:val="28"/>
                <w:szCs w:val="28"/>
              </w:rPr>
              <w:t>Nếu thông tin nhập vào không hợp lệ thì hệ thống sẽ thông báo lỗi và quay trở về màn hình cập nhật thông tin tài khoản</w:t>
            </w:r>
          </w:p>
          <w:p w14:paraId="567456DE" w14:textId="51A332B2" w:rsidR="00DC1D5C" w:rsidRPr="00CB5B42" w:rsidRDefault="00DC1D5C" w:rsidP="00DC1D5C">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Tại bất kì thời điểm nào,</w:t>
            </w:r>
            <w:r w:rsidR="00025D8B" w:rsidRPr="00CB5B42">
              <w:rPr>
                <w:rFonts w:ascii="Times New Roman" w:hAnsi="Times New Roman" w:cs="Times New Roman"/>
                <w:sz w:val="28"/>
                <w:szCs w:val="28"/>
              </w:rPr>
              <w:t xml:space="preserve"> </w:t>
            </w:r>
            <w:r w:rsidRPr="00CB5B42">
              <w:rPr>
                <w:rFonts w:ascii="Times New Roman" w:hAnsi="Times New Roman" w:cs="Times New Roman"/>
                <w:sz w:val="28"/>
                <w:szCs w:val="28"/>
              </w:rPr>
              <w:t>nếu hệ thống không kết nối được với cơ sở dữ liệu thì hệ thống sẽ báo lỗi và use case kết thúc.</w:t>
            </w:r>
          </w:p>
        </w:tc>
      </w:tr>
      <w:tr w:rsidR="00DC1D5C" w:rsidRPr="00CB5B42" w14:paraId="5F8D2784" w14:textId="77777777" w:rsidTr="00AA33F8">
        <w:tc>
          <w:tcPr>
            <w:tcW w:w="4675" w:type="dxa"/>
          </w:tcPr>
          <w:p w14:paraId="42779597"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Các yêu cầu đặc biệt</w:t>
            </w:r>
          </w:p>
        </w:tc>
        <w:tc>
          <w:tcPr>
            <w:tcW w:w="4675" w:type="dxa"/>
          </w:tcPr>
          <w:p w14:paraId="00B29F12"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r w:rsidR="00DC1D5C" w:rsidRPr="00CB5B42" w14:paraId="3A07B0D6" w14:textId="77777777" w:rsidTr="00AA33F8">
        <w:tc>
          <w:tcPr>
            <w:tcW w:w="4675" w:type="dxa"/>
          </w:tcPr>
          <w:p w14:paraId="4531D2B6"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Tiền điều kiện</w:t>
            </w:r>
          </w:p>
        </w:tc>
        <w:tc>
          <w:tcPr>
            <w:tcW w:w="4675" w:type="dxa"/>
          </w:tcPr>
          <w:p w14:paraId="236D7AAB" w14:textId="20626859" w:rsidR="00DC1D5C" w:rsidRPr="00CB5B42" w:rsidRDefault="00F87234" w:rsidP="00AA33F8">
            <w:pPr>
              <w:jc w:val="center"/>
              <w:rPr>
                <w:rFonts w:ascii="Times New Roman" w:hAnsi="Times New Roman" w:cs="Times New Roman"/>
                <w:sz w:val="28"/>
                <w:szCs w:val="28"/>
              </w:rPr>
            </w:pPr>
            <w:r w:rsidRPr="00CB5B42">
              <w:rPr>
                <w:rFonts w:ascii="Times New Roman" w:hAnsi="Times New Roman" w:cs="Times New Roman"/>
                <w:sz w:val="28"/>
                <w:szCs w:val="28"/>
              </w:rPr>
              <w:t>Phải đăng nhập trước</w:t>
            </w:r>
          </w:p>
        </w:tc>
      </w:tr>
      <w:tr w:rsidR="00DC1D5C" w:rsidRPr="00CB5B42" w14:paraId="0984FE02" w14:textId="77777777" w:rsidTr="00AA33F8">
        <w:tc>
          <w:tcPr>
            <w:tcW w:w="4675" w:type="dxa"/>
          </w:tcPr>
          <w:p w14:paraId="5417DCDB"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lastRenderedPageBreak/>
              <w:t>Hậu điều kiện</w:t>
            </w:r>
          </w:p>
        </w:tc>
        <w:tc>
          <w:tcPr>
            <w:tcW w:w="4675" w:type="dxa"/>
          </w:tcPr>
          <w:p w14:paraId="3280929A"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Nếu use case thành công thông tin người dùng sẽ được cập nhật lại trong bảng TAIKHOAN trên hệ thống</w:t>
            </w:r>
          </w:p>
        </w:tc>
      </w:tr>
      <w:tr w:rsidR="00DC1D5C" w:rsidRPr="00CB5B42" w14:paraId="1FC41B5C" w14:textId="77777777" w:rsidTr="00AA33F8">
        <w:tc>
          <w:tcPr>
            <w:tcW w:w="4675" w:type="dxa"/>
          </w:tcPr>
          <w:p w14:paraId="4E1140F5" w14:textId="77777777" w:rsidR="00DC1D5C" w:rsidRPr="00CB5B42" w:rsidRDefault="00DC1D5C" w:rsidP="00AA33F8">
            <w:pPr>
              <w:jc w:val="center"/>
              <w:rPr>
                <w:rFonts w:ascii="Times New Roman" w:hAnsi="Times New Roman" w:cs="Times New Roman"/>
                <w:b/>
                <w:sz w:val="28"/>
                <w:szCs w:val="28"/>
              </w:rPr>
            </w:pPr>
            <w:r w:rsidRPr="00CB5B42">
              <w:rPr>
                <w:rFonts w:ascii="Times New Roman" w:hAnsi="Times New Roman" w:cs="Times New Roman"/>
                <w:b/>
                <w:sz w:val="28"/>
                <w:szCs w:val="28"/>
              </w:rPr>
              <w:t>Điểm mở rộng</w:t>
            </w:r>
          </w:p>
        </w:tc>
        <w:tc>
          <w:tcPr>
            <w:tcW w:w="4675" w:type="dxa"/>
          </w:tcPr>
          <w:p w14:paraId="06F5D39E" w14:textId="77777777" w:rsidR="00DC1D5C" w:rsidRPr="00CB5B42" w:rsidRDefault="00DC1D5C" w:rsidP="00AA33F8">
            <w:pPr>
              <w:jc w:val="cente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415A4C6C" w14:textId="77777777" w:rsidR="00DC1D5C" w:rsidRPr="00CB5B42" w:rsidRDefault="00DC1D5C" w:rsidP="00DC1D5C">
      <w:pPr>
        <w:rPr>
          <w:rFonts w:ascii="Times New Roman" w:hAnsi="Times New Roman" w:cs="Times New Roman"/>
          <w:sz w:val="28"/>
          <w:szCs w:val="28"/>
        </w:rPr>
      </w:pPr>
    </w:p>
    <w:p w14:paraId="3B3FFB5E" w14:textId="77777777" w:rsidR="00DC1D5C" w:rsidRPr="00CB5B42" w:rsidRDefault="00DC1D5C" w:rsidP="00DC1D5C">
      <w:pPr>
        <w:rPr>
          <w:rFonts w:ascii="Times New Roman" w:hAnsi="Times New Roman" w:cs="Times New Roman"/>
        </w:rPr>
      </w:pPr>
    </w:p>
    <w:p w14:paraId="5C83AF3E" w14:textId="7DE92284" w:rsidR="00DC1D5C" w:rsidRPr="00CB5B42" w:rsidRDefault="00DC1D5C" w:rsidP="00C54457">
      <w:pPr>
        <w:pStyle w:val="Heading5"/>
        <w:rPr>
          <w:rFonts w:cs="Times New Roman"/>
        </w:rPr>
      </w:pPr>
      <w:r w:rsidRPr="00CB5B42">
        <w:rPr>
          <w:rFonts w:cs="Times New Roman"/>
        </w:rPr>
        <w:t>Đăng nhập</w:t>
      </w:r>
    </w:p>
    <w:p w14:paraId="42E6CB85" w14:textId="77777777" w:rsidR="00DC1D5C" w:rsidRPr="00CB5B42" w:rsidRDefault="00DC1D5C" w:rsidP="00DC1D5C">
      <w:pPr>
        <w:pStyle w:val="ListParagraph"/>
        <w:spacing w:line="360" w:lineRule="auto"/>
        <w:ind w:left="284"/>
        <w:rPr>
          <w:rFonts w:ascii="Times New Roman" w:hAnsi="Times New Roman" w:cs="Times New Roman"/>
          <w:sz w:val="28"/>
          <w:szCs w:val="28"/>
        </w:rPr>
      </w:pPr>
    </w:p>
    <w:p w14:paraId="2B1A79AC" w14:textId="77777777" w:rsidR="00DC1D5C" w:rsidRPr="00CB5B42" w:rsidRDefault="00DC1D5C" w:rsidP="00DC1D5C">
      <w:pPr>
        <w:pStyle w:val="ListParagraph"/>
        <w:spacing w:line="360" w:lineRule="auto"/>
        <w:ind w:left="284" w:hanging="426"/>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5F4CD85B" wp14:editId="2214FAF8">
            <wp:extent cx="5760720" cy="24372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37210"/>
                    </a:xfrm>
                    <a:prstGeom prst="rect">
                      <a:avLst/>
                    </a:prstGeom>
                    <a:noFill/>
                    <a:ln>
                      <a:noFill/>
                    </a:ln>
                  </pic:spPr>
                </pic:pic>
              </a:graphicData>
            </a:graphic>
          </wp:inline>
        </w:drawing>
      </w:r>
    </w:p>
    <w:p w14:paraId="31BA727C" w14:textId="77777777" w:rsidR="00DC1D5C" w:rsidRPr="00CB5B42" w:rsidRDefault="00DC1D5C" w:rsidP="00DC1D5C">
      <w:pPr>
        <w:spacing w:before="100" w:beforeAutospacing="1" w:after="100" w:afterAutospacing="1" w:line="360" w:lineRule="auto"/>
        <w:ind w:firstLine="142"/>
        <w:jc w:val="center"/>
        <w:rPr>
          <w:rFonts w:ascii="Times New Roman" w:eastAsia="Times New Roman" w:hAnsi="Times New Roman" w:cs="Times New Roman"/>
          <w:i/>
          <w:sz w:val="28"/>
          <w:szCs w:val="28"/>
          <w:lang w:eastAsia="vi-VN"/>
        </w:rPr>
      </w:pPr>
      <w:r w:rsidRPr="00CB5B42">
        <w:rPr>
          <w:rFonts w:ascii="Times New Roman" w:eastAsia="Times New Roman" w:hAnsi="Times New Roman" w:cs="Times New Roman"/>
          <w:i/>
          <w:sz w:val="28"/>
          <w:szCs w:val="28"/>
          <w:lang w:eastAsia="vi-VN"/>
        </w:rPr>
        <w:t xml:space="preserve">Hình </w:t>
      </w:r>
      <w:proofErr w:type="gramStart"/>
      <w:r w:rsidRPr="00CB5B42">
        <w:rPr>
          <w:rFonts w:ascii="Times New Roman" w:eastAsia="Times New Roman" w:hAnsi="Times New Roman" w:cs="Times New Roman"/>
          <w:i/>
          <w:sz w:val="28"/>
          <w:szCs w:val="28"/>
          <w:lang w:eastAsia="vi-VN"/>
        </w:rPr>
        <w:t>2.2 :Biểu</w:t>
      </w:r>
      <w:proofErr w:type="gramEnd"/>
      <w:r w:rsidRPr="00CB5B42">
        <w:rPr>
          <w:rFonts w:ascii="Times New Roman" w:eastAsia="Times New Roman" w:hAnsi="Times New Roman" w:cs="Times New Roman"/>
          <w:i/>
          <w:sz w:val="28"/>
          <w:szCs w:val="28"/>
          <w:lang w:eastAsia="vi-VN"/>
        </w:rPr>
        <w:t xml:space="preserve"> đồ lớp tham gia ca sử dụng đăng nhập.</w:t>
      </w:r>
    </w:p>
    <w:p w14:paraId="58C6BEF6" w14:textId="77777777" w:rsidR="00DC1D5C" w:rsidRPr="00CB5B42" w:rsidRDefault="00DC1D5C" w:rsidP="00DC1D5C">
      <w:pPr>
        <w:rPr>
          <w:rFonts w:ascii="Times New Roman" w:eastAsia="Times New Roman" w:hAnsi="Times New Roman" w:cs="Times New Roman"/>
          <w:i/>
          <w:sz w:val="28"/>
          <w:szCs w:val="28"/>
          <w:lang w:eastAsia="vi-VN"/>
        </w:rPr>
      </w:pPr>
      <w:r w:rsidRPr="00CB5B42">
        <w:rPr>
          <w:rFonts w:ascii="Times New Roman" w:eastAsia="Times New Roman" w:hAnsi="Times New Roman" w:cs="Times New Roman"/>
          <w:i/>
          <w:sz w:val="28"/>
          <w:szCs w:val="28"/>
          <w:lang w:eastAsia="vi-VN"/>
        </w:rPr>
        <w:br w:type="page"/>
      </w:r>
    </w:p>
    <w:tbl>
      <w:tblPr>
        <w:tblStyle w:val="TableGrid"/>
        <w:tblW w:w="0" w:type="auto"/>
        <w:tblInd w:w="284" w:type="dxa"/>
        <w:tblLook w:val="04A0" w:firstRow="1" w:lastRow="0" w:firstColumn="1" w:lastColumn="0" w:noHBand="0" w:noVBand="1"/>
      </w:tblPr>
      <w:tblGrid>
        <w:gridCol w:w="2792"/>
        <w:gridCol w:w="5367"/>
      </w:tblGrid>
      <w:tr w:rsidR="00DC1D5C" w:rsidRPr="00CB5B42" w14:paraId="5D7569E0" w14:textId="77777777" w:rsidTr="00AA33F8">
        <w:tc>
          <w:tcPr>
            <w:tcW w:w="3085" w:type="dxa"/>
            <w:vAlign w:val="center"/>
          </w:tcPr>
          <w:p w14:paraId="5B98BAE2"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lastRenderedPageBreak/>
              <w:t>Tên usercase</w:t>
            </w:r>
          </w:p>
        </w:tc>
        <w:tc>
          <w:tcPr>
            <w:tcW w:w="5919" w:type="dxa"/>
            <w:vAlign w:val="center"/>
          </w:tcPr>
          <w:p w14:paraId="0D464FF0"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Đăng nhập</w:t>
            </w:r>
          </w:p>
        </w:tc>
      </w:tr>
      <w:tr w:rsidR="00DC1D5C" w:rsidRPr="00CB5B42" w14:paraId="1F59F0F9" w14:textId="77777777" w:rsidTr="00AA33F8">
        <w:tc>
          <w:tcPr>
            <w:tcW w:w="3085" w:type="dxa"/>
            <w:vAlign w:val="center"/>
          </w:tcPr>
          <w:p w14:paraId="7C6B9F59"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t xml:space="preserve">Mô tả vắn tắt </w:t>
            </w:r>
          </w:p>
        </w:tc>
        <w:tc>
          <w:tcPr>
            <w:tcW w:w="5919" w:type="dxa"/>
            <w:vAlign w:val="center"/>
          </w:tcPr>
          <w:p w14:paraId="47CD0587"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Cho phép người dùng đăng nhập vào hệ thống</w:t>
            </w:r>
          </w:p>
        </w:tc>
      </w:tr>
      <w:tr w:rsidR="00DC1D5C" w:rsidRPr="00CB5B42" w14:paraId="51893DD1" w14:textId="77777777" w:rsidTr="00AA33F8">
        <w:tc>
          <w:tcPr>
            <w:tcW w:w="3085" w:type="dxa"/>
            <w:vAlign w:val="center"/>
          </w:tcPr>
          <w:p w14:paraId="587E4DA2"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t xml:space="preserve">Luồng sự kiện </w:t>
            </w:r>
          </w:p>
        </w:tc>
        <w:tc>
          <w:tcPr>
            <w:tcW w:w="5919" w:type="dxa"/>
            <w:vAlign w:val="center"/>
          </w:tcPr>
          <w:p w14:paraId="00751D24" w14:textId="77777777" w:rsidR="00DC1D5C" w:rsidRPr="00CB5B42" w:rsidRDefault="00DC1D5C" w:rsidP="00AA33F8">
            <w:pPr>
              <w:pStyle w:val="NoSpacing"/>
              <w:spacing w:line="360" w:lineRule="auto"/>
              <w:rPr>
                <w:rFonts w:cs="Times New Roman"/>
                <w:b w:val="0"/>
                <w:sz w:val="28"/>
                <w:szCs w:val="28"/>
              </w:rPr>
            </w:pPr>
            <w:r w:rsidRPr="00CB5B42">
              <w:rPr>
                <w:rFonts w:cs="Times New Roman"/>
                <w:sz w:val="28"/>
                <w:szCs w:val="28"/>
              </w:rPr>
              <w:t xml:space="preserve">- </w:t>
            </w:r>
            <w:r w:rsidRPr="00CB5B42">
              <w:rPr>
                <w:rFonts w:cs="Times New Roman"/>
                <w:b w:val="0"/>
                <w:sz w:val="28"/>
                <w:szCs w:val="28"/>
              </w:rPr>
              <w:t>Use case này bắt đầu khi người dùng kích vào nút đăng nhập có trên trang web. Hệ thống hiển thị lên form đăng nhập.</w:t>
            </w:r>
          </w:p>
          <w:p w14:paraId="27EBA707" w14:textId="77777777" w:rsidR="00DC1D5C" w:rsidRPr="00CB5B42" w:rsidRDefault="00DC1D5C" w:rsidP="00AA33F8">
            <w:pPr>
              <w:pStyle w:val="NoSpacing"/>
              <w:spacing w:line="360" w:lineRule="auto"/>
              <w:rPr>
                <w:rFonts w:cs="Times New Roman"/>
                <w:b w:val="0"/>
                <w:sz w:val="28"/>
                <w:szCs w:val="28"/>
              </w:rPr>
            </w:pPr>
            <w:r w:rsidRPr="00CB5B42">
              <w:rPr>
                <w:rFonts w:cs="Times New Roman"/>
                <w:sz w:val="28"/>
                <w:szCs w:val="28"/>
              </w:rPr>
              <w:t>-</w:t>
            </w:r>
            <w:r w:rsidRPr="00CB5B42">
              <w:rPr>
                <w:rFonts w:cs="Times New Roman"/>
                <w:b w:val="0"/>
                <w:sz w:val="28"/>
                <w:szCs w:val="28"/>
              </w:rPr>
              <w:t xml:space="preserve"> Người dùng nhập các thông tin mà form đăng nhập yêu cầu (Địa chỉ thư điện tử, mật </w:t>
            </w:r>
            <w:proofErr w:type="gramStart"/>
            <w:r w:rsidRPr="00CB5B42">
              <w:rPr>
                <w:rFonts w:cs="Times New Roman"/>
                <w:b w:val="0"/>
                <w:sz w:val="28"/>
                <w:szCs w:val="28"/>
              </w:rPr>
              <w:t>khẩu )</w:t>
            </w:r>
            <w:proofErr w:type="gramEnd"/>
            <w:r w:rsidRPr="00CB5B42">
              <w:rPr>
                <w:rFonts w:cs="Times New Roman"/>
                <w:b w:val="0"/>
                <w:sz w:val="28"/>
                <w:szCs w:val="28"/>
              </w:rPr>
              <w:t>, sau đó ấn vào nút đăng nhập. Hệ thống sẽ kiểm tra thông tin mà người dùng vừa nhập vào thông qua dữ liệu lấy từ bảng TAIKHOAN trong cơ sở dữ liệu, nếu đúng thì cho phép người dùng đăng nhập vào hệ thống, còn nếu sai thì hiển thị thông báo lỗi, use case kết thúc.</w:t>
            </w:r>
          </w:p>
          <w:p w14:paraId="16736CD2" w14:textId="77777777" w:rsidR="00DC1D5C" w:rsidRPr="00CB5B42" w:rsidRDefault="00DC1D5C" w:rsidP="00DC1D5C">
            <w:pPr>
              <w:pStyle w:val="NoSpacing"/>
              <w:numPr>
                <w:ilvl w:val="1"/>
                <w:numId w:val="8"/>
              </w:numPr>
              <w:spacing w:line="360" w:lineRule="auto"/>
              <w:ind w:left="720"/>
              <w:rPr>
                <w:rFonts w:eastAsia="Times New Roman" w:cs="Times New Roman"/>
                <w:sz w:val="28"/>
                <w:szCs w:val="28"/>
              </w:rPr>
            </w:pPr>
            <w:r w:rsidRPr="00CB5B42">
              <w:rPr>
                <w:rFonts w:cs="Times New Roman"/>
                <w:sz w:val="28"/>
                <w:szCs w:val="28"/>
              </w:rPr>
              <w:t>Luồng rẽ nhánh:</w:t>
            </w:r>
          </w:p>
          <w:p w14:paraId="652278E2" w14:textId="38758C87" w:rsidR="00DC1D5C" w:rsidRPr="00CB5B42" w:rsidRDefault="00DC1D5C" w:rsidP="00AA33F8">
            <w:pPr>
              <w:pStyle w:val="NoSpacing"/>
              <w:spacing w:line="360" w:lineRule="auto"/>
              <w:rPr>
                <w:rFonts w:cs="Times New Roman"/>
                <w:b w:val="0"/>
                <w:sz w:val="28"/>
                <w:szCs w:val="28"/>
              </w:rPr>
            </w:pPr>
            <w:r w:rsidRPr="00CB5B42">
              <w:rPr>
                <w:rFonts w:cs="Times New Roman"/>
                <w:sz w:val="28"/>
                <w:szCs w:val="28"/>
              </w:rPr>
              <w:t xml:space="preserve">- </w:t>
            </w:r>
            <w:r w:rsidRPr="00CB5B42">
              <w:rPr>
                <w:rFonts w:cs="Times New Roman"/>
                <w:b w:val="0"/>
                <w:sz w:val="28"/>
                <w:szCs w:val="28"/>
              </w:rPr>
              <w:t>Tại bước 2 của luồng cơ bản, khi người dùng nhập sai 1 trong các thông tin mà form đăng nhập yêu cầu (địa chỉ thư điện tử hoặc mật khẩu), thì hệ thống sẽ hiển thị thông báo lỗi và quay lại bước 2 của luồng cơ bản.</w:t>
            </w:r>
          </w:p>
          <w:p w14:paraId="76846E52" w14:textId="77777777" w:rsidR="00DC1D5C" w:rsidRPr="00CB5B42" w:rsidRDefault="00DC1D5C" w:rsidP="00AA33F8">
            <w:pPr>
              <w:pStyle w:val="NoSpacing"/>
              <w:spacing w:line="360" w:lineRule="auto"/>
              <w:rPr>
                <w:rFonts w:cs="Times New Roman"/>
                <w:b w:val="0"/>
                <w:sz w:val="28"/>
                <w:szCs w:val="28"/>
              </w:rPr>
            </w:pPr>
            <w:r w:rsidRPr="00CB5B42">
              <w:rPr>
                <w:rFonts w:eastAsia="Times New Roman" w:cs="Times New Roman"/>
                <w:sz w:val="28"/>
                <w:szCs w:val="28"/>
              </w:rPr>
              <w:t>- Tại bất kỳ thời điểm nào, nếu hệ thống không kết nối được với cơ sở dữ liệu thì hệ thống sẽ báo lỗi và use case kết thúc</w:t>
            </w:r>
          </w:p>
        </w:tc>
      </w:tr>
      <w:tr w:rsidR="00DC1D5C" w:rsidRPr="00CB5B42" w14:paraId="4B1BA976" w14:textId="77777777" w:rsidTr="00AA33F8">
        <w:tc>
          <w:tcPr>
            <w:tcW w:w="3085" w:type="dxa"/>
            <w:vAlign w:val="center"/>
          </w:tcPr>
          <w:p w14:paraId="191568D9"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lastRenderedPageBreak/>
              <w:t xml:space="preserve">Các yêu cầu đặc biệt </w:t>
            </w:r>
          </w:p>
        </w:tc>
        <w:tc>
          <w:tcPr>
            <w:tcW w:w="5919" w:type="dxa"/>
            <w:vAlign w:val="center"/>
          </w:tcPr>
          <w:p w14:paraId="65641237"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r w:rsidR="00DC1D5C" w:rsidRPr="00CB5B42" w14:paraId="6CA16975" w14:textId="77777777" w:rsidTr="00AA33F8">
        <w:tc>
          <w:tcPr>
            <w:tcW w:w="3085" w:type="dxa"/>
            <w:vAlign w:val="center"/>
          </w:tcPr>
          <w:p w14:paraId="7F40F9C4"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t xml:space="preserve">Tiền điều kiện </w:t>
            </w:r>
          </w:p>
        </w:tc>
        <w:tc>
          <w:tcPr>
            <w:tcW w:w="5919" w:type="dxa"/>
            <w:vAlign w:val="center"/>
          </w:tcPr>
          <w:p w14:paraId="7ABAD59A"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r w:rsidR="00DC1D5C" w:rsidRPr="00CB5B42" w14:paraId="7596B940" w14:textId="77777777" w:rsidTr="00AA33F8">
        <w:tc>
          <w:tcPr>
            <w:tcW w:w="3085" w:type="dxa"/>
            <w:vAlign w:val="center"/>
          </w:tcPr>
          <w:p w14:paraId="075798BB"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t xml:space="preserve">Hậu điều kiện </w:t>
            </w:r>
          </w:p>
        </w:tc>
        <w:tc>
          <w:tcPr>
            <w:tcW w:w="5919" w:type="dxa"/>
            <w:vAlign w:val="center"/>
          </w:tcPr>
          <w:p w14:paraId="468AEEB6" w14:textId="77777777" w:rsidR="00DC1D5C" w:rsidRPr="00CB5B42" w:rsidRDefault="00DC1D5C" w:rsidP="00AA33F8">
            <w:pPr>
              <w:pStyle w:val="NoSpacing"/>
              <w:spacing w:line="360" w:lineRule="auto"/>
              <w:ind w:left="0"/>
              <w:rPr>
                <w:rFonts w:cs="Times New Roman"/>
                <w:color w:val="0070C0"/>
                <w:sz w:val="28"/>
                <w:szCs w:val="28"/>
              </w:rPr>
            </w:pPr>
            <w:r w:rsidRPr="00CB5B42">
              <w:rPr>
                <w:rFonts w:cs="Times New Roman"/>
                <w:b w:val="0"/>
                <w:sz w:val="28"/>
                <w:szCs w:val="28"/>
              </w:rPr>
              <w:t>nếu use case thành công thì trạng thái đăng nhập của khách hàng được mở ra.</w:t>
            </w:r>
          </w:p>
          <w:p w14:paraId="5AF49F79"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p>
        </w:tc>
      </w:tr>
      <w:tr w:rsidR="00DC1D5C" w:rsidRPr="00CB5B42" w14:paraId="45432694" w14:textId="77777777" w:rsidTr="00AA33F8">
        <w:tc>
          <w:tcPr>
            <w:tcW w:w="3085" w:type="dxa"/>
            <w:vAlign w:val="center"/>
          </w:tcPr>
          <w:p w14:paraId="324DB35A" w14:textId="77777777" w:rsidR="00DC1D5C" w:rsidRPr="00CB5B42" w:rsidRDefault="00DC1D5C" w:rsidP="00AA33F8">
            <w:pPr>
              <w:rPr>
                <w:rFonts w:ascii="Times New Roman" w:hAnsi="Times New Roman" w:cs="Times New Roman"/>
                <w:b/>
                <w:sz w:val="28"/>
                <w:szCs w:val="28"/>
              </w:rPr>
            </w:pPr>
            <w:r w:rsidRPr="00CB5B42">
              <w:rPr>
                <w:rFonts w:ascii="Times New Roman" w:hAnsi="Times New Roman" w:cs="Times New Roman"/>
                <w:b/>
                <w:sz w:val="28"/>
                <w:szCs w:val="28"/>
              </w:rPr>
              <w:t xml:space="preserve">Điểm mở rộng </w:t>
            </w:r>
          </w:p>
        </w:tc>
        <w:tc>
          <w:tcPr>
            <w:tcW w:w="5919" w:type="dxa"/>
            <w:vAlign w:val="center"/>
          </w:tcPr>
          <w:p w14:paraId="69E65B22" w14:textId="77777777" w:rsidR="00DC1D5C" w:rsidRPr="00CB5B42" w:rsidRDefault="00DC1D5C" w:rsidP="00AA33F8">
            <w:pPr>
              <w:spacing w:before="100" w:beforeAutospacing="1" w:after="100" w:afterAutospacing="1" w:line="360" w:lineRule="auto"/>
              <w:rPr>
                <w:rFonts w:ascii="Times New Roman" w:hAnsi="Times New Roman" w:cs="Times New Roman"/>
                <w:sz w:val="28"/>
                <w:szCs w:val="28"/>
              </w:rPr>
            </w:pPr>
            <w:proofErr w:type="gramStart"/>
            <w:r w:rsidRPr="00CB5B42">
              <w:rPr>
                <w:rFonts w:ascii="Times New Roman" w:hAnsi="Times New Roman" w:cs="Times New Roman"/>
                <w:sz w:val="28"/>
                <w:szCs w:val="28"/>
              </w:rPr>
              <w:t>Tạo  tài</w:t>
            </w:r>
            <w:proofErr w:type="gramEnd"/>
            <w:r w:rsidRPr="00CB5B42">
              <w:rPr>
                <w:rFonts w:ascii="Times New Roman" w:hAnsi="Times New Roman" w:cs="Times New Roman"/>
                <w:sz w:val="28"/>
                <w:szCs w:val="28"/>
              </w:rPr>
              <w:t xml:space="preserve"> khoản quên mật khẩu .</w:t>
            </w:r>
          </w:p>
        </w:tc>
      </w:tr>
    </w:tbl>
    <w:p w14:paraId="62C3CCC4" w14:textId="34E008C0" w:rsidR="00DC1D5C" w:rsidRPr="00CB5B42" w:rsidRDefault="00DC1D5C" w:rsidP="00DC1D5C">
      <w:pPr>
        <w:pStyle w:val="ListParagraph"/>
        <w:spacing w:line="360" w:lineRule="auto"/>
        <w:ind w:left="284"/>
        <w:rPr>
          <w:rFonts w:ascii="Times New Roman" w:hAnsi="Times New Roman" w:cs="Times New Roman"/>
          <w:sz w:val="28"/>
          <w:szCs w:val="28"/>
        </w:rPr>
      </w:pPr>
    </w:p>
    <w:p w14:paraId="2444F87C" w14:textId="73DE1377" w:rsidR="007C4343" w:rsidRPr="00CB5B42" w:rsidRDefault="00EA42BA" w:rsidP="00C54457">
      <w:pPr>
        <w:pStyle w:val="Heading5"/>
        <w:rPr>
          <w:rFonts w:cs="Times New Roman"/>
        </w:rPr>
      </w:pPr>
      <w:r w:rsidRPr="00CB5B42">
        <w:rPr>
          <w:rFonts w:cs="Times New Roman"/>
        </w:rPr>
        <w:t>Xem thông tin</w:t>
      </w:r>
      <w:r w:rsidR="007C4343" w:rsidRPr="00CB5B42">
        <w:rPr>
          <w:rFonts w:cs="Times New Roman"/>
        </w:rPr>
        <w:t xml:space="preserve"> phòng thực hành</w:t>
      </w:r>
    </w:p>
    <w:tbl>
      <w:tblPr>
        <w:tblStyle w:val="TableGrid"/>
        <w:tblW w:w="0" w:type="auto"/>
        <w:tblInd w:w="284" w:type="dxa"/>
        <w:tblLook w:val="04A0" w:firstRow="1" w:lastRow="0" w:firstColumn="1" w:lastColumn="0" w:noHBand="0" w:noVBand="1"/>
      </w:tblPr>
      <w:tblGrid>
        <w:gridCol w:w="2825"/>
        <w:gridCol w:w="5334"/>
      </w:tblGrid>
      <w:tr w:rsidR="00FE0042" w:rsidRPr="00CB5B42" w14:paraId="5A66E371" w14:textId="77777777" w:rsidTr="003B7D32">
        <w:tc>
          <w:tcPr>
            <w:tcW w:w="3085" w:type="dxa"/>
            <w:vAlign w:val="center"/>
          </w:tcPr>
          <w:p w14:paraId="14DC71A0"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Tên Usercase</w:t>
            </w:r>
          </w:p>
        </w:tc>
        <w:tc>
          <w:tcPr>
            <w:tcW w:w="5919" w:type="dxa"/>
            <w:vAlign w:val="center"/>
          </w:tcPr>
          <w:p w14:paraId="67FFC64A" w14:textId="4A14FDD3" w:rsidR="00FE0042" w:rsidRPr="00CB5B42" w:rsidRDefault="00FE0042"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Lấy danh sách phòng thực hành</w:t>
            </w:r>
          </w:p>
        </w:tc>
      </w:tr>
      <w:tr w:rsidR="00FE0042" w:rsidRPr="00CB5B42" w14:paraId="0672D9FE" w14:textId="77777777" w:rsidTr="003B7D32">
        <w:tc>
          <w:tcPr>
            <w:tcW w:w="3085" w:type="dxa"/>
            <w:vAlign w:val="center"/>
          </w:tcPr>
          <w:p w14:paraId="383048BB"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Mô tả vắn tắt </w:t>
            </w:r>
          </w:p>
        </w:tc>
        <w:tc>
          <w:tcPr>
            <w:tcW w:w="5919" w:type="dxa"/>
            <w:vAlign w:val="center"/>
          </w:tcPr>
          <w:p w14:paraId="2F63103E" w14:textId="570EBF6D" w:rsidR="00FE0042" w:rsidRPr="00CB5B42" w:rsidRDefault="00FE0042" w:rsidP="005C2AFE">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Use case cho phép giảng viên </w:t>
            </w:r>
            <w:r w:rsidR="005C2AFE" w:rsidRPr="00CB5B42">
              <w:rPr>
                <w:rFonts w:ascii="Times New Roman" w:hAnsi="Times New Roman" w:cs="Times New Roman"/>
                <w:sz w:val="28"/>
                <w:szCs w:val="28"/>
              </w:rPr>
              <w:t>xem thông tin chi tiết của các phòng thực hành có trong trường.</w:t>
            </w:r>
          </w:p>
        </w:tc>
      </w:tr>
      <w:tr w:rsidR="00FE0042" w:rsidRPr="00CB5B42" w14:paraId="7B3ED468" w14:textId="77777777" w:rsidTr="003B7D32">
        <w:tc>
          <w:tcPr>
            <w:tcW w:w="3085" w:type="dxa"/>
            <w:vAlign w:val="center"/>
          </w:tcPr>
          <w:p w14:paraId="7F2192FA"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Luồng sự kiện </w:t>
            </w:r>
          </w:p>
        </w:tc>
        <w:tc>
          <w:tcPr>
            <w:tcW w:w="5919" w:type="dxa"/>
            <w:vAlign w:val="center"/>
          </w:tcPr>
          <w:p w14:paraId="46107961" w14:textId="77777777" w:rsidR="00FE0042" w:rsidRPr="00CB5B42" w:rsidRDefault="00FE0042" w:rsidP="003B7D32">
            <w:pPr>
              <w:pStyle w:val="NoSpacing"/>
              <w:ind w:left="0"/>
              <w:rPr>
                <w:rFonts w:cs="Times New Roman"/>
                <w:sz w:val="28"/>
                <w:szCs w:val="28"/>
              </w:rPr>
            </w:pPr>
            <w:r w:rsidRPr="00CB5B42">
              <w:rPr>
                <w:rFonts w:cs="Times New Roman"/>
                <w:sz w:val="28"/>
                <w:szCs w:val="28"/>
              </w:rPr>
              <w:t>Luồng cơ bản:</w:t>
            </w:r>
          </w:p>
          <w:p w14:paraId="010D621F" w14:textId="3F57F098" w:rsidR="00FE0042" w:rsidRPr="00CB5B42" w:rsidRDefault="00FE0042" w:rsidP="003B7D32">
            <w:pPr>
              <w:ind w:left="720"/>
              <w:rPr>
                <w:rFonts w:ascii="Times New Roman" w:hAnsi="Times New Roman" w:cs="Times New Roman"/>
                <w:sz w:val="28"/>
                <w:szCs w:val="28"/>
              </w:rPr>
            </w:pPr>
            <w:r w:rsidRPr="00CB5B42">
              <w:rPr>
                <w:rFonts w:ascii="Times New Roman" w:hAnsi="Times New Roman" w:cs="Times New Roman"/>
                <w:sz w:val="28"/>
                <w:szCs w:val="28"/>
              </w:rPr>
              <w:t>-  Ca sử dụng bắt đầu khi giảng viên kích vào nút “</w:t>
            </w:r>
            <w:r w:rsidR="00FD1AAF" w:rsidRPr="00CB5B42">
              <w:rPr>
                <w:rFonts w:ascii="Times New Roman" w:hAnsi="Times New Roman" w:cs="Times New Roman"/>
                <w:sz w:val="28"/>
                <w:szCs w:val="28"/>
              </w:rPr>
              <w:t>Xem thông tin phòng thực hành” có trên menu hệ thống. Hệ thống hiển thị các khu nhà chứa phòng máy</w:t>
            </w:r>
            <w:r w:rsidR="009952E8" w:rsidRPr="00CB5B42">
              <w:rPr>
                <w:rFonts w:ascii="Times New Roman" w:hAnsi="Times New Roman" w:cs="Times New Roman"/>
                <w:sz w:val="28"/>
                <w:szCs w:val="28"/>
              </w:rPr>
              <w:t xml:space="preserve"> dùng để</w:t>
            </w:r>
            <w:r w:rsidR="00FD1AAF" w:rsidRPr="00CB5B42">
              <w:rPr>
                <w:rFonts w:ascii="Times New Roman" w:hAnsi="Times New Roman" w:cs="Times New Roman"/>
                <w:sz w:val="28"/>
                <w:szCs w:val="28"/>
              </w:rPr>
              <w:t xml:space="preserve"> thực hành.</w:t>
            </w:r>
          </w:p>
          <w:p w14:paraId="0AAD9AC7" w14:textId="4F72C332" w:rsidR="00FE0042" w:rsidRPr="00CB5B42" w:rsidRDefault="00FE0042" w:rsidP="00E72783">
            <w:pPr>
              <w:ind w:left="720"/>
              <w:rPr>
                <w:rFonts w:ascii="Times New Roman" w:hAnsi="Times New Roman" w:cs="Times New Roman"/>
                <w:sz w:val="28"/>
                <w:szCs w:val="28"/>
              </w:rPr>
            </w:pPr>
            <w:r w:rsidRPr="00CB5B42">
              <w:rPr>
                <w:rFonts w:ascii="Times New Roman" w:hAnsi="Times New Roman" w:cs="Times New Roman"/>
                <w:sz w:val="28"/>
                <w:szCs w:val="28"/>
              </w:rPr>
              <w:t xml:space="preserve">- </w:t>
            </w:r>
            <w:r w:rsidR="009952E8" w:rsidRPr="00CB5B42">
              <w:rPr>
                <w:rFonts w:ascii="Times New Roman" w:hAnsi="Times New Roman" w:cs="Times New Roman"/>
                <w:sz w:val="28"/>
                <w:szCs w:val="28"/>
              </w:rPr>
              <w:t>Người dùng kích chọn khu nhà chứa phòng thực hành mà người dùng cần xem thông tin. Hệ thống sẽ hiển thị danh sách các phòng thực hành chia theo tầng của khu nhà đó.</w:t>
            </w:r>
            <w:r w:rsidRPr="00CB5B42">
              <w:rPr>
                <w:rFonts w:ascii="Times New Roman" w:hAnsi="Times New Roman" w:cs="Times New Roman"/>
                <w:sz w:val="28"/>
                <w:szCs w:val="28"/>
              </w:rPr>
              <w:t xml:space="preserve"> </w:t>
            </w:r>
            <w:r w:rsidR="00E72783" w:rsidRPr="00CB5B42">
              <w:rPr>
                <w:rFonts w:ascii="Times New Roman" w:hAnsi="Times New Roman" w:cs="Times New Roman"/>
                <w:sz w:val="28"/>
                <w:szCs w:val="28"/>
              </w:rPr>
              <w:t>Các thông tin sẽ hiển thị của mỗi phòng thực hành gồm: Mã phòng, tên phòng, địa chỉ, số máy, cấu hình, ghi chú, trạng thái phòng.</w:t>
            </w:r>
            <w:r w:rsidR="001B4B0C" w:rsidRPr="00CB5B42">
              <w:rPr>
                <w:rFonts w:ascii="Times New Roman" w:hAnsi="Times New Roman" w:cs="Times New Roman"/>
                <w:sz w:val="28"/>
                <w:szCs w:val="28"/>
              </w:rPr>
              <w:t xml:space="preserve"> Usecase kết thúc.</w:t>
            </w:r>
          </w:p>
          <w:p w14:paraId="1B7DEF94" w14:textId="77777777" w:rsidR="001B4B0C" w:rsidRPr="00CB5B42" w:rsidRDefault="001B4B0C" w:rsidP="00E72783">
            <w:pPr>
              <w:ind w:left="720"/>
              <w:rPr>
                <w:rFonts w:ascii="Times New Roman" w:hAnsi="Times New Roman" w:cs="Times New Roman"/>
                <w:sz w:val="28"/>
                <w:szCs w:val="28"/>
              </w:rPr>
            </w:pPr>
          </w:p>
          <w:p w14:paraId="19CD7CF0" w14:textId="729AF9CE" w:rsidR="00FE0042" w:rsidRPr="00CB5B42" w:rsidRDefault="00FE0042" w:rsidP="00BA5F1D">
            <w:pPr>
              <w:pStyle w:val="NoSpacing"/>
              <w:spacing w:line="360" w:lineRule="auto"/>
              <w:ind w:left="0"/>
              <w:rPr>
                <w:rFonts w:eastAsia="Times New Roman" w:cs="Times New Roman"/>
                <w:sz w:val="28"/>
                <w:szCs w:val="28"/>
              </w:rPr>
            </w:pPr>
          </w:p>
        </w:tc>
      </w:tr>
      <w:tr w:rsidR="00FE0042" w:rsidRPr="00CB5B42" w14:paraId="6094DD4A" w14:textId="77777777" w:rsidTr="003B7D32">
        <w:tc>
          <w:tcPr>
            <w:tcW w:w="3085" w:type="dxa"/>
            <w:vAlign w:val="center"/>
          </w:tcPr>
          <w:p w14:paraId="34679617"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Các yêu cầu đặc biệt </w:t>
            </w:r>
          </w:p>
        </w:tc>
        <w:tc>
          <w:tcPr>
            <w:tcW w:w="5919" w:type="dxa"/>
            <w:vAlign w:val="center"/>
          </w:tcPr>
          <w:p w14:paraId="04F5B106" w14:textId="77777777" w:rsidR="00FE0042" w:rsidRPr="00CB5B42" w:rsidRDefault="00FE0042"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 Không có </w:t>
            </w:r>
          </w:p>
        </w:tc>
      </w:tr>
      <w:tr w:rsidR="00FE0042" w:rsidRPr="00CB5B42" w14:paraId="6D7DD388" w14:textId="77777777" w:rsidTr="003B7D32">
        <w:tc>
          <w:tcPr>
            <w:tcW w:w="3085" w:type="dxa"/>
            <w:vAlign w:val="center"/>
          </w:tcPr>
          <w:p w14:paraId="49FA3CDE"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Tiền điều kiện </w:t>
            </w:r>
          </w:p>
        </w:tc>
        <w:tc>
          <w:tcPr>
            <w:tcW w:w="5919" w:type="dxa"/>
            <w:vAlign w:val="center"/>
          </w:tcPr>
          <w:p w14:paraId="1FFDFA73" w14:textId="77777777" w:rsidR="00FE0042" w:rsidRPr="00CB5B42" w:rsidRDefault="00FE0042"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r w:rsidR="00FE0042" w:rsidRPr="00CB5B42" w14:paraId="2B3A5595" w14:textId="77777777" w:rsidTr="003B7D32">
        <w:tc>
          <w:tcPr>
            <w:tcW w:w="3085" w:type="dxa"/>
            <w:vAlign w:val="center"/>
          </w:tcPr>
          <w:p w14:paraId="0F290CBC"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Hậu điều kiện </w:t>
            </w:r>
          </w:p>
        </w:tc>
        <w:tc>
          <w:tcPr>
            <w:tcW w:w="5919" w:type="dxa"/>
            <w:vAlign w:val="center"/>
          </w:tcPr>
          <w:p w14:paraId="31F1FB16" w14:textId="43A5BDB4" w:rsidR="00FE0042" w:rsidRPr="00CB5B42" w:rsidRDefault="00BA5F1D"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không có</w:t>
            </w:r>
          </w:p>
        </w:tc>
      </w:tr>
      <w:tr w:rsidR="00FE0042" w:rsidRPr="00CB5B42" w14:paraId="49216DDD" w14:textId="77777777" w:rsidTr="003B7D32">
        <w:tc>
          <w:tcPr>
            <w:tcW w:w="3085" w:type="dxa"/>
            <w:vAlign w:val="center"/>
          </w:tcPr>
          <w:p w14:paraId="77F1FFC1" w14:textId="77777777" w:rsidR="00FE0042" w:rsidRPr="00CB5B42" w:rsidRDefault="00FE0042"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Điểm mở rộng </w:t>
            </w:r>
          </w:p>
        </w:tc>
        <w:tc>
          <w:tcPr>
            <w:tcW w:w="5919" w:type="dxa"/>
            <w:vAlign w:val="center"/>
          </w:tcPr>
          <w:p w14:paraId="19ED8C05" w14:textId="77777777" w:rsidR="00FE0042" w:rsidRPr="00CB5B42" w:rsidRDefault="00FE0042"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bl>
    <w:p w14:paraId="3E89AC1D" w14:textId="6BEB7252" w:rsidR="007C4343" w:rsidRPr="00CB5B42" w:rsidRDefault="007C4343" w:rsidP="00DC1D5C">
      <w:pPr>
        <w:pStyle w:val="ListParagraph"/>
        <w:spacing w:line="360" w:lineRule="auto"/>
        <w:ind w:left="284"/>
        <w:rPr>
          <w:rFonts w:ascii="Times New Roman" w:hAnsi="Times New Roman" w:cs="Times New Roman"/>
          <w:sz w:val="28"/>
          <w:szCs w:val="28"/>
        </w:rPr>
      </w:pPr>
    </w:p>
    <w:p w14:paraId="50D96BDB" w14:textId="299DC3A1" w:rsidR="00AB7858" w:rsidRPr="00CB5B42" w:rsidRDefault="00AB7858" w:rsidP="00C54457">
      <w:pPr>
        <w:pStyle w:val="Heading5"/>
        <w:rPr>
          <w:rFonts w:cs="Times New Roman"/>
        </w:rPr>
      </w:pPr>
      <w:r w:rsidRPr="00CB5B42">
        <w:rPr>
          <w:rFonts w:cs="Times New Roman"/>
        </w:rPr>
        <w:t>Thay đổi lịch thực hành</w:t>
      </w:r>
    </w:p>
    <w:tbl>
      <w:tblPr>
        <w:tblStyle w:val="TableGrid"/>
        <w:tblW w:w="0" w:type="auto"/>
        <w:tblInd w:w="284" w:type="dxa"/>
        <w:tblLook w:val="04A0" w:firstRow="1" w:lastRow="0" w:firstColumn="1" w:lastColumn="0" w:noHBand="0" w:noVBand="1"/>
      </w:tblPr>
      <w:tblGrid>
        <w:gridCol w:w="2783"/>
        <w:gridCol w:w="5376"/>
      </w:tblGrid>
      <w:tr w:rsidR="0017626B" w:rsidRPr="00CB5B42" w14:paraId="3FB711C1" w14:textId="77777777" w:rsidTr="003B7D32">
        <w:tc>
          <w:tcPr>
            <w:tcW w:w="3085" w:type="dxa"/>
            <w:vAlign w:val="center"/>
          </w:tcPr>
          <w:p w14:paraId="08E728DC"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Tên Usercase</w:t>
            </w:r>
          </w:p>
        </w:tc>
        <w:tc>
          <w:tcPr>
            <w:tcW w:w="5919" w:type="dxa"/>
            <w:vAlign w:val="center"/>
          </w:tcPr>
          <w:p w14:paraId="271730C7" w14:textId="1B50ECD0" w:rsidR="0017626B" w:rsidRPr="00CB5B42" w:rsidRDefault="0017626B"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Thay đổi lịch thực hành</w:t>
            </w:r>
          </w:p>
        </w:tc>
      </w:tr>
      <w:tr w:rsidR="0017626B" w:rsidRPr="00CB5B42" w14:paraId="61F68465" w14:textId="77777777" w:rsidTr="003B7D32">
        <w:tc>
          <w:tcPr>
            <w:tcW w:w="3085" w:type="dxa"/>
            <w:vAlign w:val="center"/>
          </w:tcPr>
          <w:p w14:paraId="6D30F7EF"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Mô tả vắn tắt </w:t>
            </w:r>
          </w:p>
        </w:tc>
        <w:tc>
          <w:tcPr>
            <w:tcW w:w="5919" w:type="dxa"/>
            <w:vAlign w:val="center"/>
          </w:tcPr>
          <w:p w14:paraId="0AA473AE" w14:textId="2FB296A4" w:rsidR="0017626B" w:rsidRPr="00CB5B42" w:rsidRDefault="0017626B" w:rsidP="007D3506">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Use case cho phép </w:t>
            </w:r>
            <w:r w:rsidR="007D3506" w:rsidRPr="00CB5B42">
              <w:rPr>
                <w:rFonts w:ascii="Times New Roman" w:hAnsi="Times New Roman" w:cs="Times New Roman"/>
                <w:sz w:val="28"/>
                <w:szCs w:val="28"/>
              </w:rPr>
              <w:t>giả</w:t>
            </w:r>
            <w:r w:rsidR="00A33AA9" w:rsidRPr="00CB5B42">
              <w:rPr>
                <w:rFonts w:ascii="Times New Roman" w:hAnsi="Times New Roman" w:cs="Times New Roman"/>
                <w:sz w:val="28"/>
                <w:szCs w:val="28"/>
              </w:rPr>
              <w:t>ng viên gửi yêu cầu thay đổi lịch thực hành</w:t>
            </w:r>
            <w:r w:rsidR="00E32236" w:rsidRPr="00CB5B42">
              <w:rPr>
                <w:rFonts w:ascii="Times New Roman" w:hAnsi="Times New Roman" w:cs="Times New Roman"/>
                <w:sz w:val="28"/>
                <w:szCs w:val="28"/>
              </w:rPr>
              <w:t xml:space="preserve"> mà giảng viên đã đăng ký.</w:t>
            </w:r>
          </w:p>
        </w:tc>
      </w:tr>
      <w:tr w:rsidR="0017626B" w:rsidRPr="00CB5B42" w14:paraId="5984978A" w14:textId="77777777" w:rsidTr="003B7D32">
        <w:tc>
          <w:tcPr>
            <w:tcW w:w="3085" w:type="dxa"/>
            <w:vAlign w:val="center"/>
          </w:tcPr>
          <w:p w14:paraId="4941FAA5"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Luồng sự kiện </w:t>
            </w:r>
          </w:p>
        </w:tc>
        <w:tc>
          <w:tcPr>
            <w:tcW w:w="5919" w:type="dxa"/>
            <w:vAlign w:val="center"/>
          </w:tcPr>
          <w:p w14:paraId="033971A0" w14:textId="77777777" w:rsidR="0017626B" w:rsidRPr="00CB5B42" w:rsidRDefault="0017626B" w:rsidP="003B7D32">
            <w:pPr>
              <w:pStyle w:val="NoSpacing"/>
              <w:ind w:left="0"/>
              <w:rPr>
                <w:rFonts w:cs="Times New Roman"/>
                <w:sz w:val="28"/>
                <w:szCs w:val="28"/>
              </w:rPr>
            </w:pPr>
            <w:r w:rsidRPr="00CB5B42">
              <w:rPr>
                <w:rFonts w:cs="Times New Roman"/>
                <w:sz w:val="28"/>
                <w:szCs w:val="28"/>
              </w:rPr>
              <w:t>Luồng cơ bản:</w:t>
            </w:r>
          </w:p>
          <w:p w14:paraId="4DC8A6E5" w14:textId="5568F3D9" w:rsidR="0017626B" w:rsidRPr="00CB5B42" w:rsidRDefault="0017626B" w:rsidP="003B7D32">
            <w:pPr>
              <w:ind w:left="720"/>
              <w:rPr>
                <w:rFonts w:ascii="Times New Roman" w:hAnsi="Times New Roman" w:cs="Times New Roman"/>
                <w:sz w:val="28"/>
                <w:szCs w:val="28"/>
              </w:rPr>
            </w:pPr>
            <w:r w:rsidRPr="00CB5B42">
              <w:rPr>
                <w:rFonts w:ascii="Times New Roman" w:hAnsi="Times New Roman" w:cs="Times New Roman"/>
                <w:sz w:val="28"/>
                <w:szCs w:val="28"/>
              </w:rPr>
              <w:t xml:space="preserve">-  </w:t>
            </w:r>
            <w:r w:rsidR="00F73571" w:rsidRPr="00CB5B42">
              <w:rPr>
                <w:rFonts w:ascii="Times New Roman" w:hAnsi="Times New Roman" w:cs="Times New Roman"/>
                <w:sz w:val="28"/>
                <w:szCs w:val="28"/>
              </w:rPr>
              <w:t>Ca sử dụng bắt đầu khi giảng viên kích vào nút “Thay đổi lịch thực hành” có trên menu hệ thống.</w:t>
            </w:r>
            <w:r w:rsidR="000B1EF5" w:rsidRPr="00CB5B42">
              <w:rPr>
                <w:rFonts w:ascii="Times New Roman" w:hAnsi="Times New Roman" w:cs="Times New Roman"/>
                <w:sz w:val="28"/>
                <w:szCs w:val="28"/>
              </w:rPr>
              <w:t xml:space="preserve"> Hệ thống sẽ hiển thị danh sách các lịch thực hành mà giáo viên đã đăng ký thành công.</w:t>
            </w:r>
          </w:p>
          <w:p w14:paraId="4CD6A000" w14:textId="661F7FAD" w:rsidR="000B1EF5" w:rsidRPr="00CB5B42" w:rsidRDefault="000B1EF5" w:rsidP="003B7D32">
            <w:pPr>
              <w:ind w:left="720"/>
              <w:rPr>
                <w:rFonts w:ascii="Times New Roman" w:hAnsi="Times New Roman" w:cs="Times New Roman"/>
                <w:sz w:val="28"/>
                <w:szCs w:val="28"/>
              </w:rPr>
            </w:pPr>
            <w:r w:rsidRPr="00CB5B42">
              <w:rPr>
                <w:rFonts w:ascii="Times New Roman" w:hAnsi="Times New Roman" w:cs="Times New Roman"/>
                <w:sz w:val="28"/>
                <w:szCs w:val="28"/>
              </w:rPr>
              <w:t xml:space="preserve">- </w:t>
            </w:r>
          </w:p>
          <w:p w14:paraId="25B779A2" w14:textId="345224C7" w:rsidR="0017626B" w:rsidRPr="00CB5B42" w:rsidRDefault="0017626B" w:rsidP="003B7D32">
            <w:pPr>
              <w:rPr>
                <w:rFonts w:ascii="Times New Roman" w:hAnsi="Times New Roman" w:cs="Times New Roman"/>
                <w:sz w:val="28"/>
                <w:szCs w:val="28"/>
              </w:rPr>
            </w:pPr>
          </w:p>
          <w:p w14:paraId="0AC20F8D" w14:textId="77777777" w:rsidR="0017626B" w:rsidRPr="00CB5B42" w:rsidRDefault="0017626B" w:rsidP="003B7D32">
            <w:pPr>
              <w:ind w:left="720"/>
              <w:rPr>
                <w:rFonts w:ascii="Times New Roman" w:hAnsi="Times New Roman" w:cs="Times New Roman"/>
                <w:sz w:val="28"/>
                <w:szCs w:val="28"/>
              </w:rPr>
            </w:pPr>
            <w:r w:rsidRPr="00CB5B42">
              <w:rPr>
                <w:rFonts w:ascii="Times New Roman" w:hAnsi="Times New Roman" w:cs="Times New Roman"/>
                <w:b/>
                <w:sz w:val="28"/>
                <w:szCs w:val="28"/>
              </w:rPr>
              <w:t xml:space="preserve">- </w:t>
            </w:r>
            <w:r w:rsidRPr="00CB5B42">
              <w:rPr>
                <w:rFonts w:ascii="Times New Roman" w:hAnsi="Times New Roman" w:cs="Times New Roman"/>
                <w:sz w:val="28"/>
                <w:szCs w:val="28"/>
              </w:rPr>
              <w:t xml:space="preserve">Ator click vào nứt “Thực hiện”. Hệ thống sẽ hiện thị màn hình thông tin khách hàng vừa nhập. </w:t>
            </w:r>
          </w:p>
          <w:p w14:paraId="51DB4394" w14:textId="77777777" w:rsidR="0017626B" w:rsidRPr="00CB5B42" w:rsidRDefault="0017626B" w:rsidP="003B7D32">
            <w:pPr>
              <w:pStyle w:val="NoSpacing"/>
              <w:spacing w:line="360" w:lineRule="auto"/>
              <w:ind w:left="0"/>
              <w:rPr>
                <w:rFonts w:eastAsia="Times New Roman" w:cs="Times New Roman"/>
                <w:sz w:val="28"/>
                <w:szCs w:val="28"/>
              </w:rPr>
            </w:pPr>
            <w:r w:rsidRPr="00CB5B42">
              <w:rPr>
                <w:rFonts w:cs="Times New Roman"/>
                <w:sz w:val="28"/>
                <w:szCs w:val="28"/>
              </w:rPr>
              <w:t>Luồng rẽ nhánh:</w:t>
            </w:r>
          </w:p>
          <w:p w14:paraId="63BC56CF" w14:textId="77777777" w:rsidR="0017626B" w:rsidRPr="00CB5B42" w:rsidRDefault="0017626B" w:rsidP="003B7D32">
            <w:pPr>
              <w:pStyle w:val="NoSpacing"/>
              <w:spacing w:line="360" w:lineRule="auto"/>
              <w:rPr>
                <w:rFonts w:cs="Times New Roman"/>
                <w:b w:val="0"/>
                <w:sz w:val="28"/>
                <w:szCs w:val="28"/>
              </w:rPr>
            </w:pPr>
            <w:r w:rsidRPr="00CB5B42">
              <w:rPr>
                <w:rFonts w:cs="Times New Roman"/>
                <w:sz w:val="28"/>
                <w:szCs w:val="28"/>
              </w:rPr>
              <w:t xml:space="preserve">- </w:t>
            </w:r>
            <w:r w:rsidRPr="00CB5B42">
              <w:rPr>
                <w:rFonts w:cs="Times New Roman"/>
                <w:b w:val="0"/>
                <w:sz w:val="28"/>
                <w:szCs w:val="28"/>
              </w:rPr>
              <w:t>Tại bước 2 của luồng cơ bản khi người dùng không nhập, nhập sai hoặc địa chỉ email đã tồn tại trong bảng “TAIKHOAN” thì hệ thống sẽ hiện thị thông báo lỗi và ca sử dụng kết thúc.</w:t>
            </w:r>
          </w:p>
          <w:p w14:paraId="4B5B3F6E" w14:textId="77777777" w:rsidR="0017626B" w:rsidRPr="00CB5B42" w:rsidRDefault="0017626B" w:rsidP="003B7D32">
            <w:pPr>
              <w:pStyle w:val="NoSpacing"/>
              <w:spacing w:line="360" w:lineRule="auto"/>
              <w:rPr>
                <w:rFonts w:eastAsia="Times New Roman" w:cs="Times New Roman"/>
                <w:b w:val="0"/>
                <w:sz w:val="28"/>
                <w:szCs w:val="28"/>
              </w:rPr>
            </w:pPr>
            <w:r w:rsidRPr="00CB5B42">
              <w:rPr>
                <w:rFonts w:eastAsia="Times New Roman" w:cs="Times New Roman"/>
                <w:b w:val="0"/>
                <w:sz w:val="28"/>
                <w:szCs w:val="28"/>
              </w:rPr>
              <w:t xml:space="preserve">- </w:t>
            </w:r>
            <w:r w:rsidRPr="00CB5B42">
              <w:rPr>
                <w:rFonts w:cs="Times New Roman"/>
                <w:b w:val="0"/>
                <w:sz w:val="28"/>
                <w:szCs w:val="28"/>
              </w:rPr>
              <w:t>Tại bất kỳ thời điểm nào trong quá trình thực hiện ca sử dụng nếu không kết nối được với cơ sở dữ liệu thì hệ thống sẽ hiển thị một thông báo lỗi và ca sử dụng kết thúc.</w:t>
            </w:r>
          </w:p>
          <w:p w14:paraId="069D3EF3" w14:textId="77777777" w:rsidR="0017626B" w:rsidRPr="00CB5B42" w:rsidRDefault="0017626B" w:rsidP="003B7D32">
            <w:pPr>
              <w:spacing w:before="100" w:beforeAutospacing="1" w:after="100" w:afterAutospacing="1" w:line="360" w:lineRule="auto"/>
              <w:rPr>
                <w:rFonts w:ascii="Times New Roman" w:hAnsi="Times New Roman" w:cs="Times New Roman"/>
                <w:sz w:val="28"/>
                <w:szCs w:val="28"/>
              </w:rPr>
            </w:pPr>
          </w:p>
        </w:tc>
      </w:tr>
      <w:tr w:rsidR="0017626B" w:rsidRPr="00CB5B42" w14:paraId="202F2552" w14:textId="77777777" w:rsidTr="003B7D32">
        <w:tc>
          <w:tcPr>
            <w:tcW w:w="3085" w:type="dxa"/>
            <w:vAlign w:val="center"/>
          </w:tcPr>
          <w:p w14:paraId="4EB669DD"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Các yêu cầu đặc biệt </w:t>
            </w:r>
          </w:p>
        </w:tc>
        <w:tc>
          <w:tcPr>
            <w:tcW w:w="5919" w:type="dxa"/>
            <w:vAlign w:val="center"/>
          </w:tcPr>
          <w:p w14:paraId="4708303B" w14:textId="77777777" w:rsidR="0017626B" w:rsidRPr="00CB5B42" w:rsidRDefault="0017626B"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 Không có </w:t>
            </w:r>
          </w:p>
        </w:tc>
      </w:tr>
      <w:tr w:rsidR="0017626B" w:rsidRPr="00CB5B42" w14:paraId="2FE27CEB" w14:textId="77777777" w:rsidTr="003B7D32">
        <w:tc>
          <w:tcPr>
            <w:tcW w:w="3085" w:type="dxa"/>
            <w:vAlign w:val="center"/>
          </w:tcPr>
          <w:p w14:paraId="4BB7851E"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Tiền điều kiện </w:t>
            </w:r>
          </w:p>
        </w:tc>
        <w:tc>
          <w:tcPr>
            <w:tcW w:w="5919" w:type="dxa"/>
            <w:vAlign w:val="center"/>
          </w:tcPr>
          <w:p w14:paraId="5A7AB0EE" w14:textId="77777777" w:rsidR="0017626B" w:rsidRPr="00CB5B42" w:rsidRDefault="0017626B"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r w:rsidR="0017626B" w:rsidRPr="00CB5B42" w14:paraId="3760FC12" w14:textId="77777777" w:rsidTr="003B7D32">
        <w:tc>
          <w:tcPr>
            <w:tcW w:w="3085" w:type="dxa"/>
            <w:vAlign w:val="center"/>
          </w:tcPr>
          <w:p w14:paraId="1EDF10C6"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lastRenderedPageBreak/>
              <w:t xml:space="preserve">Hậu điều kiện </w:t>
            </w:r>
          </w:p>
        </w:tc>
        <w:tc>
          <w:tcPr>
            <w:tcW w:w="5919" w:type="dxa"/>
            <w:vAlign w:val="center"/>
          </w:tcPr>
          <w:p w14:paraId="6E9347C1" w14:textId="77777777" w:rsidR="0017626B" w:rsidRPr="00CB5B42" w:rsidRDefault="0017626B" w:rsidP="003B7D32">
            <w:pPr>
              <w:pStyle w:val="NoSpacing"/>
              <w:spacing w:line="360" w:lineRule="auto"/>
              <w:ind w:left="0"/>
              <w:rPr>
                <w:rFonts w:cs="Times New Roman"/>
                <w:color w:val="0070C0"/>
                <w:sz w:val="28"/>
                <w:szCs w:val="28"/>
              </w:rPr>
            </w:pPr>
            <w:r w:rsidRPr="00CB5B42">
              <w:rPr>
                <w:rFonts w:cs="Times New Roman"/>
                <w:b w:val="0"/>
                <w:sz w:val="28"/>
                <w:szCs w:val="28"/>
              </w:rPr>
              <w:t>Nếu use case thành công thì hệ thống insert dữ liệu vào bảng TAIKHOAN</w:t>
            </w:r>
          </w:p>
          <w:p w14:paraId="2334B06D" w14:textId="77777777" w:rsidR="0017626B" w:rsidRPr="00CB5B42" w:rsidRDefault="0017626B" w:rsidP="003B7D32">
            <w:pPr>
              <w:spacing w:before="100" w:beforeAutospacing="1" w:after="100" w:afterAutospacing="1" w:line="360" w:lineRule="auto"/>
              <w:rPr>
                <w:rFonts w:ascii="Times New Roman" w:hAnsi="Times New Roman" w:cs="Times New Roman"/>
                <w:sz w:val="28"/>
                <w:szCs w:val="28"/>
              </w:rPr>
            </w:pPr>
          </w:p>
        </w:tc>
      </w:tr>
      <w:tr w:rsidR="0017626B" w:rsidRPr="00CB5B42" w14:paraId="603E7915" w14:textId="77777777" w:rsidTr="003B7D32">
        <w:tc>
          <w:tcPr>
            <w:tcW w:w="3085" w:type="dxa"/>
            <w:vAlign w:val="center"/>
          </w:tcPr>
          <w:p w14:paraId="1EB31A67" w14:textId="77777777" w:rsidR="0017626B" w:rsidRPr="00CB5B42" w:rsidRDefault="0017626B" w:rsidP="003B7D32">
            <w:pPr>
              <w:rPr>
                <w:rFonts w:ascii="Times New Roman" w:hAnsi="Times New Roman" w:cs="Times New Roman"/>
                <w:b/>
                <w:sz w:val="28"/>
                <w:szCs w:val="28"/>
              </w:rPr>
            </w:pPr>
            <w:r w:rsidRPr="00CB5B42">
              <w:rPr>
                <w:rFonts w:ascii="Times New Roman" w:hAnsi="Times New Roman" w:cs="Times New Roman"/>
                <w:b/>
                <w:sz w:val="28"/>
                <w:szCs w:val="28"/>
              </w:rPr>
              <w:t xml:space="preserve">Điểm mở rộng </w:t>
            </w:r>
          </w:p>
        </w:tc>
        <w:tc>
          <w:tcPr>
            <w:tcW w:w="5919" w:type="dxa"/>
            <w:vAlign w:val="center"/>
          </w:tcPr>
          <w:p w14:paraId="5808AF6B" w14:textId="77777777" w:rsidR="0017626B" w:rsidRPr="00CB5B42" w:rsidRDefault="0017626B" w:rsidP="003B7D32">
            <w:pPr>
              <w:spacing w:before="100" w:beforeAutospacing="1" w:after="100" w:afterAutospacing="1" w:line="360" w:lineRule="auto"/>
              <w:rPr>
                <w:rFonts w:ascii="Times New Roman" w:hAnsi="Times New Roman" w:cs="Times New Roman"/>
                <w:sz w:val="28"/>
                <w:szCs w:val="28"/>
              </w:rPr>
            </w:pPr>
            <w:r w:rsidRPr="00CB5B42">
              <w:rPr>
                <w:rFonts w:ascii="Times New Roman" w:hAnsi="Times New Roman" w:cs="Times New Roman"/>
                <w:sz w:val="28"/>
                <w:szCs w:val="28"/>
              </w:rPr>
              <w:t xml:space="preserve">Không có </w:t>
            </w:r>
          </w:p>
        </w:tc>
      </w:tr>
    </w:tbl>
    <w:p w14:paraId="295FED72" w14:textId="53B43EF6" w:rsidR="00AB7858" w:rsidRPr="00CB5B42" w:rsidRDefault="00AB7858" w:rsidP="00DC1D5C">
      <w:pPr>
        <w:pStyle w:val="ListParagraph"/>
        <w:spacing w:line="360" w:lineRule="auto"/>
        <w:ind w:left="284"/>
        <w:rPr>
          <w:rFonts w:ascii="Times New Roman" w:hAnsi="Times New Roman" w:cs="Times New Roman"/>
          <w:sz w:val="28"/>
          <w:szCs w:val="28"/>
        </w:rPr>
      </w:pPr>
    </w:p>
    <w:p w14:paraId="44E0333E" w14:textId="77777777" w:rsidR="001A1E2E" w:rsidRPr="00CB5B42" w:rsidRDefault="001A1E2E" w:rsidP="00DC1D5C">
      <w:pPr>
        <w:pStyle w:val="ListParagraph"/>
        <w:spacing w:line="360" w:lineRule="auto"/>
        <w:ind w:left="284"/>
        <w:rPr>
          <w:rFonts w:ascii="Times New Roman" w:hAnsi="Times New Roman" w:cs="Times New Roman"/>
          <w:sz w:val="28"/>
          <w:szCs w:val="28"/>
        </w:rPr>
      </w:pPr>
    </w:p>
    <w:p w14:paraId="2E640F09" w14:textId="2466B3A8" w:rsidR="00181B73" w:rsidRPr="00CB5B42" w:rsidRDefault="00912EE0" w:rsidP="00C54457">
      <w:pPr>
        <w:pStyle w:val="Heading5"/>
        <w:rPr>
          <w:rFonts w:cs="Times New Roman"/>
        </w:rPr>
      </w:pPr>
      <w:proofErr w:type="gramStart"/>
      <w:r w:rsidRPr="00CB5B42">
        <w:rPr>
          <w:rFonts w:cs="Times New Roman"/>
        </w:rPr>
        <w:t>.</w:t>
      </w:r>
      <w:r w:rsidR="00872B09" w:rsidRPr="00CB5B42">
        <w:rPr>
          <w:rFonts w:cs="Times New Roman"/>
        </w:rPr>
        <w:t>Bảo</w:t>
      </w:r>
      <w:proofErr w:type="gramEnd"/>
      <w:r w:rsidR="00872B09" w:rsidRPr="00CB5B42">
        <w:rPr>
          <w:rFonts w:cs="Times New Roman"/>
        </w:rPr>
        <w:t xml:space="preserve"> trì lịch thực hành</w:t>
      </w:r>
    </w:p>
    <w:tbl>
      <w:tblPr>
        <w:tblStyle w:val="TableGrid"/>
        <w:tblW w:w="8500" w:type="dxa"/>
        <w:tblLook w:val="04A0" w:firstRow="1" w:lastRow="0" w:firstColumn="1" w:lastColumn="0" w:noHBand="0" w:noVBand="1"/>
      </w:tblPr>
      <w:tblGrid>
        <w:gridCol w:w="3054"/>
        <w:gridCol w:w="5446"/>
      </w:tblGrid>
      <w:tr w:rsidR="00DC1D5C" w:rsidRPr="00CB5B42" w14:paraId="60032FD9" w14:textId="77777777" w:rsidTr="00F50907">
        <w:tc>
          <w:tcPr>
            <w:tcW w:w="3054" w:type="dxa"/>
          </w:tcPr>
          <w:p w14:paraId="243C3131" w14:textId="4CCD2386"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5446" w:type="dxa"/>
          </w:tcPr>
          <w:p w14:paraId="3437E970"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Bảo trì lịch thực hành</w:t>
            </w:r>
          </w:p>
        </w:tc>
      </w:tr>
      <w:tr w:rsidR="00DC1D5C" w:rsidRPr="00CB5B42" w14:paraId="7C31193C" w14:textId="77777777" w:rsidTr="00F50907">
        <w:tc>
          <w:tcPr>
            <w:tcW w:w="3054" w:type="dxa"/>
          </w:tcPr>
          <w:p w14:paraId="754F8094"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5446" w:type="dxa"/>
          </w:tcPr>
          <w:p w14:paraId="0604AB6D"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Use case này cho phép bộ phận quản lý xem, thêm, sửa, xóa các thông tin lịch thực hành</w:t>
            </w:r>
          </w:p>
        </w:tc>
      </w:tr>
      <w:tr w:rsidR="00DC1D5C" w:rsidRPr="00CB5B42" w14:paraId="32D73F78" w14:textId="77777777" w:rsidTr="00F50907">
        <w:tc>
          <w:tcPr>
            <w:tcW w:w="3054" w:type="dxa"/>
          </w:tcPr>
          <w:p w14:paraId="02A20C2F"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5446" w:type="dxa"/>
          </w:tcPr>
          <w:p w14:paraId="1DBA2471"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0914D3D4"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Use case này bắt đầu khi người quản lý kích vào một trong các lịch thực hành. Hệ thống hiện thị danh sách các lịch thực hành lên màn hình</w:t>
            </w:r>
          </w:p>
          <w:p w14:paraId="7F0F2F26"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Thêm lịch thực hành, người quản lý kích vào nút thêm lịch thực hành. Hệ thống hiển thị màn hình để nhập thông tin về lịch thực hành mới.</w:t>
            </w:r>
          </w:p>
          <w:p w14:paraId="0490BB6C"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Sửa lịch thực hành, người quản lý kích vào nút sửa lịch thực hành. Hệ thống hiển thị màn hình để nhập thông tin sửa của lịch thực hành.</w:t>
            </w:r>
          </w:p>
          <w:p w14:paraId="3F72C007" w14:textId="77777777" w:rsidR="00DC1D5C" w:rsidRPr="00CB5B42" w:rsidRDefault="00DC1D5C" w:rsidP="00DC1D5C">
            <w:pPr>
              <w:pStyle w:val="ListParagraph"/>
              <w:numPr>
                <w:ilvl w:val="0"/>
                <w:numId w:val="10"/>
              </w:numPr>
              <w:rPr>
                <w:rFonts w:ascii="Times New Roman" w:hAnsi="Times New Roman" w:cs="Times New Roman"/>
                <w:sz w:val="28"/>
                <w:szCs w:val="28"/>
              </w:rPr>
            </w:pPr>
            <w:r w:rsidRPr="00CB5B42">
              <w:rPr>
                <w:rFonts w:ascii="Times New Roman" w:hAnsi="Times New Roman" w:cs="Times New Roman"/>
                <w:sz w:val="28"/>
                <w:szCs w:val="28"/>
              </w:rPr>
              <w:t>Xóa lịch thực hành, người quản lý kích vào nút sửa lịch thực hành. Hệ thống hiển thị màn hình xóa lịch thực hành. Người quản lý ấn vào nút “Đồng ý”, hệ thống xóa lịch thi</w:t>
            </w:r>
          </w:p>
          <w:p w14:paraId="303DA350"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47AEF493"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 xml:space="preserve">Tại bước </w:t>
            </w:r>
            <w:proofErr w:type="gramStart"/>
            <w:r w:rsidRPr="00CB5B42">
              <w:rPr>
                <w:rFonts w:ascii="Times New Roman" w:hAnsi="Times New Roman" w:cs="Times New Roman"/>
                <w:sz w:val="28"/>
                <w:szCs w:val="28"/>
              </w:rPr>
              <w:t>1.2 ,</w:t>
            </w:r>
            <w:proofErr w:type="gramEnd"/>
            <w:r w:rsidRPr="00CB5B42">
              <w:rPr>
                <w:rFonts w:ascii="Times New Roman" w:hAnsi="Times New Roman" w:cs="Times New Roman"/>
                <w:sz w:val="28"/>
                <w:szCs w:val="28"/>
              </w:rPr>
              <w:t xml:space="preserve"> 1.3 nếu người quản lý nhập sai thông tin lịch thực hành thì hệ thống sẽ hiển thị thông báo lỗi và yêu cầu nhập lại. Người quản lý có thể nhập lại để tiếp tục hoặc kích vào nút “Hủy bỏ” để kết thúc.</w:t>
            </w:r>
          </w:p>
          <w:p w14:paraId="1DE9944E"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lastRenderedPageBreak/>
              <w:t>Tại bước 1.4 nếu người dùng ấn “Hủy” thì hệ thống hủy bỏ thao tác xóa lịch thực hành.</w:t>
            </w:r>
          </w:p>
          <w:p w14:paraId="24EB3334"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6E181493" w14:textId="77777777" w:rsidR="00DC1D5C" w:rsidRPr="00CB5B42" w:rsidRDefault="00DC1D5C" w:rsidP="00AA33F8">
            <w:pPr>
              <w:pStyle w:val="ListParagraph"/>
              <w:rPr>
                <w:rFonts w:ascii="Times New Roman" w:hAnsi="Times New Roman" w:cs="Times New Roman"/>
                <w:sz w:val="28"/>
                <w:szCs w:val="28"/>
              </w:rPr>
            </w:pPr>
          </w:p>
          <w:p w14:paraId="2CDA3E92" w14:textId="77777777" w:rsidR="00DC1D5C" w:rsidRPr="00CB5B42" w:rsidRDefault="00DC1D5C" w:rsidP="00AA33F8">
            <w:pPr>
              <w:pStyle w:val="ListParagraph"/>
              <w:rPr>
                <w:rFonts w:ascii="Times New Roman" w:hAnsi="Times New Roman" w:cs="Times New Roman"/>
                <w:sz w:val="28"/>
                <w:szCs w:val="28"/>
              </w:rPr>
            </w:pPr>
          </w:p>
          <w:p w14:paraId="4B9F218F"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42732526" w14:textId="77777777" w:rsidTr="00F50907">
        <w:tc>
          <w:tcPr>
            <w:tcW w:w="3054" w:type="dxa"/>
          </w:tcPr>
          <w:p w14:paraId="06AAB43E"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Các yêu cầu đặc biệt</w:t>
            </w:r>
          </w:p>
        </w:tc>
        <w:tc>
          <w:tcPr>
            <w:tcW w:w="5446" w:type="dxa"/>
          </w:tcPr>
          <w:p w14:paraId="5DD1533D"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617A3295" w14:textId="77777777" w:rsidTr="00F50907">
        <w:tc>
          <w:tcPr>
            <w:tcW w:w="3054" w:type="dxa"/>
          </w:tcPr>
          <w:p w14:paraId="5665026A"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5446" w:type="dxa"/>
          </w:tcPr>
          <w:p w14:paraId="7C1A6DA7"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1CED9502" w14:textId="77777777" w:rsidR="00DC1D5C" w:rsidRPr="00CB5B42" w:rsidRDefault="00DC1D5C" w:rsidP="00AA33F8">
            <w:pPr>
              <w:jc w:val="both"/>
              <w:rPr>
                <w:rFonts w:ascii="Times New Roman" w:hAnsi="Times New Roman" w:cs="Times New Roman"/>
                <w:sz w:val="28"/>
                <w:szCs w:val="28"/>
              </w:rPr>
            </w:pPr>
          </w:p>
        </w:tc>
      </w:tr>
      <w:tr w:rsidR="00DC1D5C" w:rsidRPr="00CB5B42" w14:paraId="728530A8" w14:textId="77777777" w:rsidTr="00F50907">
        <w:tc>
          <w:tcPr>
            <w:tcW w:w="3054" w:type="dxa"/>
          </w:tcPr>
          <w:p w14:paraId="27F37B90"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5446" w:type="dxa"/>
          </w:tcPr>
          <w:p w14:paraId="42D7F956"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Nếu use case kết thúc thành công thì thông tin chủ đề tranh sẽ được cập nhật trong cơ sở dữ liệu.</w:t>
            </w:r>
          </w:p>
        </w:tc>
      </w:tr>
      <w:tr w:rsidR="00DC1D5C" w:rsidRPr="00CB5B42" w14:paraId="268F8A1B" w14:textId="77777777" w:rsidTr="00F50907">
        <w:tc>
          <w:tcPr>
            <w:tcW w:w="3054" w:type="dxa"/>
          </w:tcPr>
          <w:p w14:paraId="7AA883C1"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5446" w:type="dxa"/>
          </w:tcPr>
          <w:p w14:paraId="2DD38484"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6BB1F297" w14:textId="7B76BEF7" w:rsidR="00DC1D5C" w:rsidRPr="00CB5B42" w:rsidRDefault="00DC1D5C" w:rsidP="00DC1D5C">
      <w:pPr>
        <w:rPr>
          <w:rFonts w:ascii="Times New Roman" w:hAnsi="Times New Roman" w:cs="Times New Roman"/>
          <w:sz w:val="28"/>
          <w:szCs w:val="28"/>
        </w:rPr>
      </w:pPr>
    </w:p>
    <w:p w14:paraId="1588FBB3" w14:textId="13070867" w:rsidR="00F739DA" w:rsidRPr="00CB5B42" w:rsidRDefault="00F739DA" w:rsidP="00C54457">
      <w:pPr>
        <w:pStyle w:val="Heading5"/>
        <w:rPr>
          <w:rFonts w:cs="Times New Roman"/>
        </w:rPr>
      </w:pPr>
      <w:r w:rsidRPr="00CB5B42">
        <w:rPr>
          <w:rFonts w:cs="Times New Roman"/>
        </w:rPr>
        <w:t>Quản lý tài khoản</w:t>
      </w:r>
    </w:p>
    <w:p w14:paraId="064025AA" w14:textId="16344BB4" w:rsidR="00F351EB" w:rsidRPr="00CB5B42" w:rsidRDefault="00F351EB" w:rsidP="00DC1D5C">
      <w:pPr>
        <w:rPr>
          <w:rFonts w:ascii="Times New Roman" w:hAnsi="Times New Roman" w:cs="Times New Roman"/>
          <w:sz w:val="28"/>
          <w:szCs w:val="28"/>
        </w:rPr>
      </w:pPr>
      <w:r w:rsidRPr="00CB5B42">
        <w:rPr>
          <w:rFonts w:ascii="Times New Roman" w:hAnsi="Times New Roman" w:cs="Times New Roman"/>
          <w:noProof/>
          <w:sz w:val="28"/>
          <w:szCs w:val="28"/>
        </w:rPr>
        <w:drawing>
          <wp:inline distT="0" distB="0" distL="0" distR="0" wp14:anchorId="7FB76A05" wp14:editId="29762649">
            <wp:extent cx="5367228" cy="2486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983" cy="2487765"/>
                    </a:xfrm>
                    <a:prstGeom prst="rect">
                      <a:avLst/>
                    </a:prstGeom>
                    <a:noFill/>
                    <a:ln>
                      <a:noFill/>
                    </a:ln>
                  </pic:spPr>
                </pic:pic>
              </a:graphicData>
            </a:graphic>
          </wp:inline>
        </w:drawing>
      </w:r>
    </w:p>
    <w:p w14:paraId="24B48152" w14:textId="425B01BA" w:rsidR="00DC1D5C" w:rsidRPr="00CB5B42" w:rsidRDefault="00DC1D5C" w:rsidP="00F9623A">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752"/>
        <w:gridCol w:w="5691"/>
      </w:tblGrid>
      <w:tr w:rsidR="00DC1D5C" w:rsidRPr="00CB5B42" w14:paraId="2D3A5A6D" w14:textId="77777777" w:rsidTr="00AA33F8">
        <w:tc>
          <w:tcPr>
            <w:tcW w:w="3055" w:type="dxa"/>
          </w:tcPr>
          <w:p w14:paraId="3BD1E10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6295" w:type="dxa"/>
          </w:tcPr>
          <w:p w14:paraId="7DB1E8B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Quản lý tài khoản</w:t>
            </w:r>
          </w:p>
        </w:tc>
      </w:tr>
      <w:tr w:rsidR="00DC1D5C" w:rsidRPr="00CB5B42" w14:paraId="5B5EE56D" w14:textId="77777777" w:rsidTr="00AA33F8">
        <w:tc>
          <w:tcPr>
            <w:tcW w:w="3055" w:type="dxa"/>
          </w:tcPr>
          <w:p w14:paraId="32ABD141"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6295" w:type="dxa"/>
          </w:tcPr>
          <w:p w14:paraId="0487734C"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Use case cho phép cho phép bộ phẩn quản lý xem thông tin tài khoản, thêm tài khoản mới, sửa thông tin, xóa tài khoản của giáo viên.</w:t>
            </w:r>
          </w:p>
        </w:tc>
      </w:tr>
      <w:tr w:rsidR="00DC1D5C" w:rsidRPr="00CB5B42" w14:paraId="494ACC7B" w14:textId="77777777" w:rsidTr="00AA33F8">
        <w:tc>
          <w:tcPr>
            <w:tcW w:w="3055" w:type="dxa"/>
          </w:tcPr>
          <w:p w14:paraId="629476FD"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Luông sự kiện</w:t>
            </w:r>
          </w:p>
        </w:tc>
        <w:tc>
          <w:tcPr>
            <w:tcW w:w="6295" w:type="dxa"/>
          </w:tcPr>
          <w:p w14:paraId="74A5B36E"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13E175E7" w14:textId="529ADEF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 xml:space="preserve">Use case này bắt đầu khi người quản lý kích vào một trong </w:t>
            </w:r>
            <w:r w:rsidR="00C814A4" w:rsidRPr="00CB5B42">
              <w:rPr>
                <w:rFonts w:ascii="Times New Roman" w:hAnsi="Times New Roman" w:cs="Times New Roman"/>
                <w:sz w:val="28"/>
                <w:szCs w:val="28"/>
              </w:rPr>
              <w:t>“Quản lý tài khoản”</w:t>
            </w:r>
            <w:r w:rsidRPr="00CB5B42">
              <w:rPr>
                <w:rFonts w:ascii="Times New Roman" w:hAnsi="Times New Roman" w:cs="Times New Roman"/>
                <w:sz w:val="28"/>
                <w:szCs w:val="28"/>
              </w:rPr>
              <w:t xml:space="preserve">. Hệ thống hiện thị danh sách các </w:t>
            </w:r>
            <w:r w:rsidR="00BC72FE" w:rsidRPr="00CB5B42">
              <w:rPr>
                <w:rFonts w:ascii="Times New Roman" w:hAnsi="Times New Roman" w:cs="Times New Roman"/>
                <w:sz w:val="28"/>
                <w:szCs w:val="28"/>
              </w:rPr>
              <w:t>tài khoản có trên hệ thống</w:t>
            </w:r>
            <w:r w:rsidRPr="00CB5B42">
              <w:rPr>
                <w:rFonts w:ascii="Times New Roman" w:hAnsi="Times New Roman" w:cs="Times New Roman"/>
                <w:sz w:val="28"/>
                <w:szCs w:val="28"/>
              </w:rPr>
              <w:t xml:space="preserve"> lên màn hình</w:t>
            </w:r>
          </w:p>
          <w:p w14:paraId="4B74EAF8" w14:textId="0377B11E"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 xml:space="preserve">Thêm </w:t>
            </w:r>
            <w:r w:rsidR="00BC32BF"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người quản lý kích vào nút thêm </w:t>
            </w:r>
            <w:r w:rsidR="003308D3"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Hệ thống hiển thị màn hình để nhập thông tin về </w:t>
            </w:r>
            <w:r w:rsidR="00CD05CD" w:rsidRPr="00CB5B42">
              <w:rPr>
                <w:rFonts w:ascii="Times New Roman" w:hAnsi="Times New Roman" w:cs="Times New Roman"/>
                <w:sz w:val="28"/>
                <w:szCs w:val="28"/>
              </w:rPr>
              <w:t>tài khoản.</w:t>
            </w:r>
          </w:p>
          <w:p w14:paraId="5F6713F1" w14:textId="48152696"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 xml:space="preserve">Sửa </w:t>
            </w:r>
            <w:r w:rsidR="00605BA9" w:rsidRPr="00CB5B42">
              <w:rPr>
                <w:rFonts w:ascii="Times New Roman" w:hAnsi="Times New Roman" w:cs="Times New Roman"/>
                <w:sz w:val="28"/>
                <w:szCs w:val="28"/>
              </w:rPr>
              <w:t>thông tin</w:t>
            </w:r>
            <w:r w:rsidRPr="00CB5B42">
              <w:rPr>
                <w:rFonts w:ascii="Times New Roman" w:hAnsi="Times New Roman" w:cs="Times New Roman"/>
                <w:sz w:val="28"/>
                <w:szCs w:val="28"/>
              </w:rPr>
              <w:t xml:space="preserve">, người quản lý kích vào nút sửa </w:t>
            </w:r>
            <w:r w:rsidR="00605BA9" w:rsidRPr="00CB5B42">
              <w:rPr>
                <w:rFonts w:ascii="Times New Roman" w:hAnsi="Times New Roman" w:cs="Times New Roman"/>
                <w:sz w:val="28"/>
                <w:szCs w:val="28"/>
              </w:rPr>
              <w:t>thông tin tài khoản</w:t>
            </w:r>
            <w:r w:rsidRPr="00CB5B42">
              <w:rPr>
                <w:rFonts w:ascii="Times New Roman" w:hAnsi="Times New Roman" w:cs="Times New Roman"/>
                <w:sz w:val="28"/>
                <w:szCs w:val="28"/>
              </w:rPr>
              <w:t xml:space="preserve">. Hệ thống hiển thị màn hình để nhập thông tin sửa của </w:t>
            </w:r>
            <w:r w:rsidR="00381150" w:rsidRPr="00CB5B42">
              <w:rPr>
                <w:rFonts w:ascii="Times New Roman" w:hAnsi="Times New Roman" w:cs="Times New Roman"/>
                <w:sz w:val="28"/>
                <w:szCs w:val="28"/>
              </w:rPr>
              <w:t>tài khoản.</w:t>
            </w:r>
          </w:p>
          <w:p w14:paraId="1074FB51" w14:textId="480BDB59" w:rsidR="00DC1D5C" w:rsidRPr="00CB5B42" w:rsidRDefault="00DC1D5C" w:rsidP="00DC1D5C">
            <w:pPr>
              <w:pStyle w:val="ListParagraph"/>
              <w:numPr>
                <w:ilvl w:val="0"/>
                <w:numId w:val="10"/>
              </w:numPr>
              <w:rPr>
                <w:rFonts w:ascii="Times New Roman" w:hAnsi="Times New Roman" w:cs="Times New Roman"/>
                <w:sz w:val="28"/>
                <w:szCs w:val="28"/>
              </w:rPr>
            </w:pPr>
            <w:r w:rsidRPr="00CB5B42">
              <w:rPr>
                <w:rFonts w:ascii="Times New Roman" w:hAnsi="Times New Roman" w:cs="Times New Roman"/>
                <w:sz w:val="28"/>
                <w:szCs w:val="28"/>
              </w:rPr>
              <w:t xml:space="preserve">Xóa </w:t>
            </w:r>
            <w:r w:rsidR="00846B71"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người quản lý kích vào nút </w:t>
            </w:r>
            <w:r w:rsidR="00791FC0" w:rsidRPr="00CB5B42">
              <w:rPr>
                <w:rFonts w:ascii="Times New Roman" w:hAnsi="Times New Roman" w:cs="Times New Roman"/>
                <w:sz w:val="28"/>
                <w:szCs w:val="28"/>
              </w:rPr>
              <w:t>xóa tài khoản</w:t>
            </w:r>
            <w:r w:rsidRPr="00CB5B42">
              <w:rPr>
                <w:rFonts w:ascii="Times New Roman" w:hAnsi="Times New Roman" w:cs="Times New Roman"/>
                <w:sz w:val="28"/>
                <w:szCs w:val="28"/>
              </w:rPr>
              <w:t>. Hệ thống hiển thị màn hình</w:t>
            </w:r>
            <w:r w:rsidR="00AA5F6C" w:rsidRPr="00CB5B42">
              <w:rPr>
                <w:rFonts w:ascii="Times New Roman" w:hAnsi="Times New Roman" w:cs="Times New Roman"/>
                <w:sz w:val="28"/>
                <w:szCs w:val="28"/>
              </w:rPr>
              <w:t xml:space="preserve"> xác nhận</w:t>
            </w:r>
            <w:r w:rsidRPr="00CB5B42">
              <w:rPr>
                <w:rFonts w:ascii="Times New Roman" w:hAnsi="Times New Roman" w:cs="Times New Roman"/>
                <w:sz w:val="28"/>
                <w:szCs w:val="28"/>
              </w:rPr>
              <w:t xml:space="preserve"> xóa </w:t>
            </w:r>
            <w:r w:rsidR="00AA5F6C"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Người quản lý ấn vào nút “Đồng ý”, hệ thống xóa </w:t>
            </w:r>
            <w:r w:rsidR="009D0FFA" w:rsidRPr="00CB5B42">
              <w:rPr>
                <w:rFonts w:ascii="Times New Roman" w:hAnsi="Times New Roman" w:cs="Times New Roman"/>
                <w:sz w:val="28"/>
                <w:szCs w:val="28"/>
              </w:rPr>
              <w:t>tài khoản và hiển thị lại danh sách tài khoản sau khi xóa.</w:t>
            </w:r>
          </w:p>
          <w:p w14:paraId="72DA0214"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308EA730" w14:textId="19165EF0"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 xml:space="preserve">Tại bước </w:t>
            </w:r>
            <w:proofErr w:type="gramStart"/>
            <w:r w:rsidRPr="00CB5B42">
              <w:rPr>
                <w:rFonts w:ascii="Times New Roman" w:hAnsi="Times New Roman" w:cs="Times New Roman"/>
                <w:sz w:val="28"/>
                <w:szCs w:val="28"/>
              </w:rPr>
              <w:t>1.2 ,</w:t>
            </w:r>
            <w:proofErr w:type="gramEnd"/>
            <w:r w:rsidRPr="00CB5B42">
              <w:rPr>
                <w:rFonts w:ascii="Times New Roman" w:hAnsi="Times New Roman" w:cs="Times New Roman"/>
                <w:sz w:val="28"/>
                <w:szCs w:val="28"/>
              </w:rPr>
              <w:t xml:space="preserve"> 1.3 nếu người quản lý nhập sai thông tin </w:t>
            </w:r>
            <w:r w:rsidR="003E2F7F"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thì hệ thống sẽ hiển thị thông báo lỗi và yêu cầu nhập lại. Người quản lý có thể nhập lại để tiếp tục hoặc kích vào nút “Hủy bỏ” để kết thúc.</w:t>
            </w:r>
          </w:p>
          <w:p w14:paraId="6BB0A1E5"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bước 1.4 nếu người dùng ấn “Hủy” thì hệ thống hủy bỏ thao tác xóa lịch thực hành.</w:t>
            </w:r>
          </w:p>
          <w:p w14:paraId="723FB6A4"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114E9383" w14:textId="77777777" w:rsidR="00DC1D5C" w:rsidRPr="00CB5B42" w:rsidRDefault="00DC1D5C" w:rsidP="00AA33F8">
            <w:pPr>
              <w:pStyle w:val="ListParagraph"/>
              <w:rPr>
                <w:rFonts w:ascii="Times New Roman" w:hAnsi="Times New Roman" w:cs="Times New Roman"/>
                <w:sz w:val="28"/>
                <w:szCs w:val="28"/>
              </w:rPr>
            </w:pPr>
          </w:p>
          <w:p w14:paraId="0E7DCBA7" w14:textId="77777777" w:rsidR="00DC1D5C" w:rsidRPr="00CB5B42" w:rsidRDefault="00DC1D5C" w:rsidP="00AA33F8">
            <w:pPr>
              <w:pStyle w:val="ListParagraph"/>
              <w:rPr>
                <w:rFonts w:ascii="Times New Roman" w:hAnsi="Times New Roman" w:cs="Times New Roman"/>
                <w:sz w:val="28"/>
                <w:szCs w:val="28"/>
              </w:rPr>
            </w:pPr>
          </w:p>
          <w:p w14:paraId="0AFA8EF4"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1583E949" w14:textId="77777777" w:rsidTr="00AA33F8">
        <w:tc>
          <w:tcPr>
            <w:tcW w:w="3055" w:type="dxa"/>
          </w:tcPr>
          <w:p w14:paraId="55935A1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Các yêu cầu đặc biệt</w:t>
            </w:r>
          </w:p>
        </w:tc>
        <w:tc>
          <w:tcPr>
            <w:tcW w:w="6295" w:type="dxa"/>
          </w:tcPr>
          <w:p w14:paraId="10F4AC55"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763E6F5C" w14:textId="77777777" w:rsidTr="00AA33F8">
        <w:tc>
          <w:tcPr>
            <w:tcW w:w="3055" w:type="dxa"/>
          </w:tcPr>
          <w:p w14:paraId="00995609"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Tiền điều kiện</w:t>
            </w:r>
          </w:p>
        </w:tc>
        <w:tc>
          <w:tcPr>
            <w:tcW w:w="6295" w:type="dxa"/>
          </w:tcPr>
          <w:p w14:paraId="158659CF"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5E301910" w14:textId="77777777" w:rsidR="00DC1D5C" w:rsidRPr="00CB5B42" w:rsidRDefault="00DC1D5C" w:rsidP="00AA33F8">
            <w:pPr>
              <w:jc w:val="both"/>
              <w:rPr>
                <w:rFonts w:ascii="Times New Roman" w:hAnsi="Times New Roman" w:cs="Times New Roman"/>
                <w:sz w:val="28"/>
                <w:szCs w:val="28"/>
              </w:rPr>
            </w:pPr>
          </w:p>
        </w:tc>
      </w:tr>
      <w:tr w:rsidR="00DC1D5C" w:rsidRPr="00CB5B42" w14:paraId="11CED635" w14:textId="77777777" w:rsidTr="00AA33F8">
        <w:tc>
          <w:tcPr>
            <w:tcW w:w="3055" w:type="dxa"/>
          </w:tcPr>
          <w:p w14:paraId="54431E3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6295" w:type="dxa"/>
          </w:tcPr>
          <w:p w14:paraId="2DEA5515" w14:textId="4E1910BA" w:rsidR="00DC1D5C" w:rsidRPr="00CB5B42" w:rsidRDefault="00DC1D5C" w:rsidP="00971E0E">
            <w:pPr>
              <w:jc w:val="both"/>
              <w:rPr>
                <w:rFonts w:ascii="Times New Roman" w:hAnsi="Times New Roman" w:cs="Times New Roman"/>
                <w:sz w:val="28"/>
                <w:szCs w:val="28"/>
              </w:rPr>
            </w:pPr>
            <w:r w:rsidRPr="00CB5B42">
              <w:rPr>
                <w:rFonts w:ascii="Times New Roman" w:hAnsi="Times New Roman" w:cs="Times New Roman"/>
                <w:sz w:val="28"/>
                <w:szCs w:val="28"/>
              </w:rPr>
              <w:t xml:space="preserve">Nếu use case kết thúc thành công thì thông tin </w:t>
            </w:r>
            <w:r w:rsidR="00971E0E" w:rsidRPr="00CB5B42">
              <w:rPr>
                <w:rFonts w:ascii="Times New Roman" w:hAnsi="Times New Roman" w:cs="Times New Roman"/>
                <w:sz w:val="28"/>
                <w:szCs w:val="28"/>
              </w:rPr>
              <w:t>tài khoản</w:t>
            </w:r>
            <w:r w:rsidRPr="00CB5B42">
              <w:rPr>
                <w:rFonts w:ascii="Times New Roman" w:hAnsi="Times New Roman" w:cs="Times New Roman"/>
                <w:sz w:val="28"/>
                <w:szCs w:val="28"/>
              </w:rPr>
              <w:t xml:space="preserve"> sẽ được cập nhật trong cơ sở dữ liệu.</w:t>
            </w:r>
          </w:p>
        </w:tc>
      </w:tr>
      <w:tr w:rsidR="00DC1D5C" w:rsidRPr="00CB5B42" w14:paraId="2DA6722B" w14:textId="77777777" w:rsidTr="00AA33F8">
        <w:tc>
          <w:tcPr>
            <w:tcW w:w="3055" w:type="dxa"/>
          </w:tcPr>
          <w:p w14:paraId="46FC5EFC"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6295" w:type="dxa"/>
          </w:tcPr>
          <w:p w14:paraId="5AD4B81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6576971D" w14:textId="77777777" w:rsidR="00DC1D5C" w:rsidRPr="00CB5B42" w:rsidRDefault="00DC1D5C" w:rsidP="00DC1D5C">
      <w:pPr>
        <w:rPr>
          <w:rFonts w:ascii="Times New Roman" w:hAnsi="Times New Roman" w:cs="Times New Roman"/>
          <w:sz w:val="28"/>
          <w:szCs w:val="28"/>
        </w:rPr>
      </w:pPr>
    </w:p>
    <w:p w14:paraId="119015EB" w14:textId="77777777" w:rsidR="00DC1D5C" w:rsidRPr="00CB5B42" w:rsidRDefault="00DC1D5C" w:rsidP="00DC1D5C">
      <w:pPr>
        <w:rPr>
          <w:rFonts w:ascii="Times New Roman" w:hAnsi="Times New Roman" w:cs="Times New Roman"/>
          <w:sz w:val="28"/>
          <w:szCs w:val="28"/>
        </w:rPr>
      </w:pPr>
    </w:p>
    <w:p w14:paraId="5FA59ECD" w14:textId="77777777" w:rsidR="00DC1D5C" w:rsidRPr="00CB5B42" w:rsidRDefault="00DC1D5C" w:rsidP="00DC1D5C">
      <w:pPr>
        <w:rPr>
          <w:rFonts w:ascii="Times New Roman" w:hAnsi="Times New Roman" w:cs="Times New Roman"/>
          <w:sz w:val="28"/>
          <w:szCs w:val="28"/>
        </w:rPr>
      </w:pPr>
    </w:p>
    <w:p w14:paraId="6FCA14C8" w14:textId="0FDA1F21" w:rsidR="00DC1D5C" w:rsidRPr="00CB5B42" w:rsidRDefault="00DC1D5C" w:rsidP="00C54457">
      <w:pPr>
        <w:pStyle w:val="Heading5"/>
        <w:rPr>
          <w:rFonts w:cs="Times New Roman"/>
        </w:rPr>
      </w:pPr>
      <w:r w:rsidRPr="00CB5B42">
        <w:rPr>
          <w:rFonts w:cs="Times New Roman"/>
        </w:rPr>
        <w:t>Bảo trì thông tin phòng thực hành</w:t>
      </w:r>
    </w:p>
    <w:tbl>
      <w:tblPr>
        <w:tblStyle w:val="TableGrid"/>
        <w:tblW w:w="0" w:type="auto"/>
        <w:tblLook w:val="04A0" w:firstRow="1" w:lastRow="0" w:firstColumn="1" w:lastColumn="0" w:noHBand="0" w:noVBand="1"/>
      </w:tblPr>
      <w:tblGrid>
        <w:gridCol w:w="2741"/>
        <w:gridCol w:w="5702"/>
      </w:tblGrid>
      <w:tr w:rsidR="00DC1D5C" w:rsidRPr="00CB5B42" w14:paraId="1E5A61F5" w14:textId="77777777" w:rsidTr="00AA33F8">
        <w:tc>
          <w:tcPr>
            <w:tcW w:w="3055" w:type="dxa"/>
          </w:tcPr>
          <w:p w14:paraId="368C3597"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6295" w:type="dxa"/>
          </w:tcPr>
          <w:p w14:paraId="3BF0C24A"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Bảo trì thông tin phòng thực hành</w:t>
            </w:r>
          </w:p>
        </w:tc>
      </w:tr>
      <w:tr w:rsidR="00DC1D5C" w:rsidRPr="00CB5B42" w14:paraId="31EC317E" w14:textId="77777777" w:rsidTr="00AA33F8">
        <w:tc>
          <w:tcPr>
            <w:tcW w:w="3055" w:type="dxa"/>
          </w:tcPr>
          <w:p w14:paraId="0C6CBC03"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6295" w:type="dxa"/>
          </w:tcPr>
          <w:p w14:paraId="427587EC"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Use case này cho phép bộ phận quản lý xem, thêm, sửa, xóa các thông tin phòng thực hành</w:t>
            </w:r>
          </w:p>
        </w:tc>
      </w:tr>
      <w:tr w:rsidR="00DC1D5C" w:rsidRPr="00CB5B42" w14:paraId="2A3BB068" w14:textId="77777777" w:rsidTr="00AA33F8">
        <w:tc>
          <w:tcPr>
            <w:tcW w:w="3055" w:type="dxa"/>
          </w:tcPr>
          <w:p w14:paraId="4D33708F"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6295" w:type="dxa"/>
          </w:tcPr>
          <w:p w14:paraId="49720A38"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36FEF23E"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Use case này bắt đầu khi người quản lý kích vào một trong các phòng thực hành. Hệ thống hiện thị thông tin các phòng thực hành lên màn hình.</w:t>
            </w:r>
          </w:p>
          <w:p w14:paraId="6D9FFD93"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Thêm thông tin phòng thực hành, người quản lý kích vào nút thêm thông tin phòng thực hành. Hệ thống hiển thị màn hình để nhập thông tin về phòng thực hành mới.</w:t>
            </w:r>
          </w:p>
          <w:p w14:paraId="2DCFF46D"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Sửa thông tin phòng thực hành, người quản lý kích vào nút “Sửa” thông tin phòng thực hành. Hệ thống hiển thị màn hình để nhập thông tin sửa của thông tin thực hành.</w:t>
            </w:r>
          </w:p>
          <w:p w14:paraId="1DE0D589" w14:textId="77777777" w:rsidR="00DC1D5C" w:rsidRPr="00CB5B42" w:rsidRDefault="00DC1D5C" w:rsidP="00DC1D5C">
            <w:pPr>
              <w:pStyle w:val="ListParagraph"/>
              <w:numPr>
                <w:ilvl w:val="0"/>
                <w:numId w:val="10"/>
              </w:numPr>
              <w:rPr>
                <w:rFonts w:ascii="Times New Roman" w:hAnsi="Times New Roman" w:cs="Times New Roman"/>
                <w:sz w:val="28"/>
                <w:szCs w:val="28"/>
              </w:rPr>
            </w:pPr>
            <w:r w:rsidRPr="00CB5B42">
              <w:rPr>
                <w:rFonts w:ascii="Times New Roman" w:hAnsi="Times New Roman" w:cs="Times New Roman"/>
                <w:sz w:val="28"/>
                <w:szCs w:val="28"/>
              </w:rPr>
              <w:t>Xóa thông tin phòng thực hành, người quản lý kích vào nút “xóa”. Hệ thống hiển thị màn hình xóa thông tin phòng thực hành. Người quản lý ấn vào nút “Đồng ý”, hệ thống xóa thông tin phòng thực hành.</w:t>
            </w:r>
          </w:p>
          <w:p w14:paraId="556CBDBD"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47B7D4C0"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 xml:space="preserve">Tại bước </w:t>
            </w:r>
            <w:proofErr w:type="gramStart"/>
            <w:r w:rsidRPr="00CB5B42">
              <w:rPr>
                <w:rFonts w:ascii="Times New Roman" w:hAnsi="Times New Roman" w:cs="Times New Roman"/>
                <w:sz w:val="28"/>
                <w:szCs w:val="28"/>
              </w:rPr>
              <w:t>1.2 ,</w:t>
            </w:r>
            <w:proofErr w:type="gramEnd"/>
            <w:r w:rsidRPr="00CB5B42">
              <w:rPr>
                <w:rFonts w:ascii="Times New Roman" w:hAnsi="Times New Roman" w:cs="Times New Roman"/>
                <w:sz w:val="28"/>
                <w:szCs w:val="28"/>
              </w:rPr>
              <w:t xml:space="preserve"> 1.3 nếu người quản lý nhập sai thông tin phòng thực hành thì hệ thống sẽ hiển thị thông báo lỗi và yêu cầu nhập lại. Người quản lý có thể </w:t>
            </w:r>
            <w:r w:rsidRPr="00CB5B42">
              <w:rPr>
                <w:rFonts w:ascii="Times New Roman" w:hAnsi="Times New Roman" w:cs="Times New Roman"/>
                <w:sz w:val="28"/>
                <w:szCs w:val="28"/>
              </w:rPr>
              <w:lastRenderedPageBreak/>
              <w:t>nhập lại để tiếp tục hoặc kích vào nút “Hủy bỏ” để kết thúc.</w:t>
            </w:r>
          </w:p>
          <w:p w14:paraId="7269A276"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bước 1.4 nếu người dùng ấn “Hủy” thì hệ thống hủy bỏ thao tác xóa thông tin phòng thực hành.</w:t>
            </w:r>
          </w:p>
          <w:p w14:paraId="598A8B77"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33154526" w14:textId="77777777" w:rsidR="00DC1D5C" w:rsidRPr="00CB5B42" w:rsidRDefault="00DC1D5C" w:rsidP="00AA33F8">
            <w:pPr>
              <w:pStyle w:val="ListParagraph"/>
              <w:rPr>
                <w:rFonts w:ascii="Times New Roman" w:hAnsi="Times New Roman" w:cs="Times New Roman"/>
                <w:sz w:val="28"/>
                <w:szCs w:val="28"/>
              </w:rPr>
            </w:pPr>
          </w:p>
          <w:p w14:paraId="520A9261" w14:textId="77777777" w:rsidR="00DC1D5C" w:rsidRPr="00CB5B42" w:rsidRDefault="00DC1D5C" w:rsidP="00AA33F8">
            <w:pPr>
              <w:pStyle w:val="ListParagraph"/>
              <w:rPr>
                <w:rFonts w:ascii="Times New Roman" w:hAnsi="Times New Roman" w:cs="Times New Roman"/>
                <w:sz w:val="28"/>
                <w:szCs w:val="28"/>
              </w:rPr>
            </w:pPr>
          </w:p>
          <w:p w14:paraId="7A9E6954"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3AA45794" w14:textId="77777777" w:rsidTr="00AA33F8">
        <w:tc>
          <w:tcPr>
            <w:tcW w:w="3055" w:type="dxa"/>
          </w:tcPr>
          <w:p w14:paraId="4EEB470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Các yêu cầu đặc biệt</w:t>
            </w:r>
          </w:p>
        </w:tc>
        <w:tc>
          <w:tcPr>
            <w:tcW w:w="6295" w:type="dxa"/>
          </w:tcPr>
          <w:p w14:paraId="331152DB"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4D855C43" w14:textId="77777777" w:rsidTr="00AA33F8">
        <w:tc>
          <w:tcPr>
            <w:tcW w:w="3055" w:type="dxa"/>
          </w:tcPr>
          <w:p w14:paraId="4DC08F33"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6295" w:type="dxa"/>
          </w:tcPr>
          <w:p w14:paraId="6F426779"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618885E4" w14:textId="77777777" w:rsidR="00DC1D5C" w:rsidRPr="00CB5B42" w:rsidRDefault="00DC1D5C" w:rsidP="00AA33F8">
            <w:pPr>
              <w:jc w:val="both"/>
              <w:rPr>
                <w:rFonts w:ascii="Times New Roman" w:hAnsi="Times New Roman" w:cs="Times New Roman"/>
                <w:sz w:val="28"/>
                <w:szCs w:val="28"/>
              </w:rPr>
            </w:pPr>
          </w:p>
        </w:tc>
      </w:tr>
      <w:tr w:rsidR="00DC1D5C" w:rsidRPr="00CB5B42" w14:paraId="46E211C9" w14:textId="77777777" w:rsidTr="00AA33F8">
        <w:tc>
          <w:tcPr>
            <w:tcW w:w="3055" w:type="dxa"/>
          </w:tcPr>
          <w:p w14:paraId="1031476A"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6295" w:type="dxa"/>
          </w:tcPr>
          <w:p w14:paraId="4D8D7583" w14:textId="77BD5CCF" w:rsidR="00DC1D5C" w:rsidRPr="00CB5B42" w:rsidRDefault="00DC1D5C" w:rsidP="00FD5D09">
            <w:pPr>
              <w:jc w:val="both"/>
              <w:rPr>
                <w:rFonts w:ascii="Times New Roman" w:hAnsi="Times New Roman" w:cs="Times New Roman"/>
                <w:sz w:val="28"/>
                <w:szCs w:val="28"/>
              </w:rPr>
            </w:pPr>
            <w:r w:rsidRPr="00CB5B42">
              <w:rPr>
                <w:rFonts w:ascii="Times New Roman" w:hAnsi="Times New Roman" w:cs="Times New Roman"/>
                <w:sz w:val="28"/>
                <w:szCs w:val="28"/>
              </w:rPr>
              <w:t xml:space="preserve">Nếu use case kết thúc thành công thì thông tin </w:t>
            </w:r>
            <w:r w:rsidR="00FD5D09" w:rsidRPr="00CB5B42">
              <w:rPr>
                <w:rFonts w:ascii="Times New Roman" w:hAnsi="Times New Roman" w:cs="Times New Roman"/>
                <w:sz w:val="28"/>
                <w:szCs w:val="28"/>
              </w:rPr>
              <w:t>phòng thực hành</w:t>
            </w:r>
            <w:r w:rsidRPr="00CB5B42">
              <w:rPr>
                <w:rFonts w:ascii="Times New Roman" w:hAnsi="Times New Roman" w:cs="Times New Roman"/>
                <w:sz w:val="28"/>
                <w:szCs w:val="28"/>
              </w:rPr>
              <w:t xml:space="preserve"> sẽ được cập nhật trong cơ sở dữ liệu.</w:t>
            </w:r>
          </w:p>
        </w:tc>
      </w:tr>
      <w:tr w:rsidR="00DC1D5C" w:rsidRPr="00CB5B42" w14:paraId="286C638A" w14:textId="77777777" w:rsidTr="00AA33F8">
        <w:tc>
          <w:tcPr>
            <w:tcW w:w="3055" w:type="dxa"/>
          </w:tcPr>
          <w:p w14:paraId="69D114C6"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6295" w:type="dxa"/>
          </w:tcPr>
          <w:p w14:paraId="1516D815"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61336AAA" w14:textId="74C853CB" w:rsidR="00DC1D5C" w:rsidRPr="00CB5B42" w:rsidRDefault="00DC1D5C" w:rsidP="00DC1D5C">
      <w:pPr>
        <w:rPr>
          <w:rFonts w:ascii="Times New Roman" w:hAnsi="Times New Roman" w:cs="Times New Roman"/>
          <w:sz w:val="28"/>
          <w:szCs w:val="28"/>
        </w:rPr>
      </w:pPr>
    </w:p>
    <w:p w14:paraId="444387A2" w14:textId="3DE8E1F2" w:rsidR="00DA7CAC" w:rsidRPr="00CB5B42" w:rsidRDefault="00DA7CAC" w:rsidP="00C54457">
      <w:pPr>
        <w:pStyle w:val="Heading5"/>
        <w:rPr>
          <w:rFonts w:cs="Times New Roman"/>
        </w:rPr>
      </w:pPr>
      <w:r w:rsidRPr="00CB5B42">
        <w:rPr>
          <w:rFonts w:cs="Times New Roman"/>
        </w:rPr>
        <w:t>Quản lý yêu cầ</w:t>
      </w:r>
      <w:r w:rsidR="00D74BF8" w:rsidRPr="00CB5B42">
        <w:rPr>
          <w:rFonts w:cs="Times New Roman"/>
        </w:rPr>
        <w:t xml:space="preserve">u đăng ký lịch </w:t>
      </w:r>
      <w:r w:rsidRPr="00CB5B42">
        <w:rPr>
          <w:rFonts w:cs="Times New Roman"/>
        </w:rPr>
        <w:t>thực hành</w:t>
      </w:r>
    </w:p>
    <w:p w14:paraId="0C8FEB2E" w14:textId="7DC3B477" w:rsidR="00DC1D5C" w:rsidRPr="00CB5B42" w:rsidRDefault="00DB2710" w:rsidP="00F1047F">
      <w:pPr>
        <w:jc w:val="center"/>
        <w:rPr>
          <w:rFonts w:ascii="Times New Roman" w:hAnsi="Times New Roman" w:cs="Times New Roman"/>
          <w:b/>
          <w:sz w:val="28"/>
          <w:szCs w:val="28"/>
        </w:rPr>
      </w:pPr>
      <w:r w:rsidRPr="00CB5B42">
        <w:rPr>
          <w:rFonts w:ascii="Times New Roman" w:hAnsi="Times New Roman" w:cs="Times New Roman"/>
          <w:b/>
          <w:noProof/>
          <w:sz w:val="28"/>
          <w:szCs w:val="28"/>
        </w:rPr>
        <w:drawing>
          <wp:inline distT="0" distB="0" distL="0" distR="0" wp14:anchorId="3FF3D622" wp14:editId="0A221702">
            <wp:extent cx="5367655" cy="22424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55" cy="22424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751"/>
        <w:gridCol w:w="5692"/>
      </w:tblGrid>
      <w:tr w:rsidR="00DC1D5C" w:rsidRPr="00CB5B42" w14:paraId="62D129FC" w14:textId="77777777" w:rsidTr="00DB2710">
        <w:tc>
          <w:tcPr>
            <w:tcW w:w="2751" w:type="dxa"/>
          </w:tcPr>
          <w:p w14:paraId="083DFB03"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5692" w:type="dxa"/>
          </w:tcPr>
          <w:p w14:paraId="4CD35783"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Quản lý yêu cầu đăng ký phòng thực hành</w:t>
            </w:r>
          </w:p>
        </w:tc>
      </w:tr>
      <w:tr w:rsidR="00DC1D5C" w:rsidRPr="00CB5B42" w14:paraId="1F4060AC" w14:textId="77777777" w:rsidTr="00DB2710">
        <w:tc>
          <w:tcPr>
            <w:tcW w:w="2751" w:type="dxa"/>
          </w:tcPr>
          <w:p w14:paraId="0D4489E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5692" w:type="dxa"/>
          </w:tcPr>
          <w:p w14:paraId="196A54B5" w14:textId="1D401D5B" w:rsidR="00DC1D5C" w:rsidRPr="00CB5B42" w:rsidRDefault="00DC1D5C" w:rsidP="005C67CD">
            <w:pPr>
              <w:rPr>
                <w:rFonts w:ascii="Times New Roman" w:hAnsi="Times New Roman" w:cs="Times New Roman"/>
                <w:sz w:val="28"/>
                <w:szCs w:val="28"/>
              </w:rPr>
            </w:pPr>
            <w:r w:rsidRPr="00CB5B42">
              <w:rPr>
                <w:rFonts w:ascii="Times New Roman" w:hAnsi="Times New Roman" w:cs="Times New Roman"/>
                <w:sz w:val="28"/>
                <w:szCs w:val="28"/>
              </w:rPr>
              <w:t>Use case cho phép cho phép bộ phẩn quản lý xem</w:t>
            </w:r>
            <w:r w:rsidR="005E2592" w:rsidRPr="00CB5B42">
              <w:rPr>
                <w:rFonts w:ascii="Times New Roman" w:hAnsi="Times New Roman" w:cs="Times New Roman"/>
                <w:sz w:val="28"/>
                <w:szCs w:val="28"/>
              </w:rPr>
              <w:t>, phê duyệt</w:t>
            </w:r>
            <w:r w:rsidR="00E11A9C" w:rsidRPr="00CB5B42">
              <w:rPr>
                <w:rFonts w:ascii="Times New Roman" w:hAnsi="Times New Roman" w:cs="Times New Roman"/>
                <w:sz w:val="28"/>
                <w:szCs w:val="28"/>
              </w:rPr>
              <w:t xml:space="preserve"> </w:t>
            </w:r>
            <w:r w:rsidRPr="00CB5B42">
              <w:rPr>
                <w:rFonts w:ascii="Times New Roman" w:hAnsi="Times New Roman" w:cs="Times New Roman"/>
                <w:sz w:val="28"/>
                <w:szCs w:val="28"/>
              </w:rPr>
              <w:t xml:space="preserve">cầu đăng ký </w:t>
            </w:r>
            <w:r w:rsidR="005C67CD" w:rsidRPr="00CB5B42">
              <w:rPr>
                <w:rFonts w:ascii="Times New Roman" w:hAnsi="Times New Roman" w:cs="Times New Roman"/>
                <w:sz w:val="28"/>
                <w:szCs w:val="28"/>
              </w:rPr>
              <w:t>lịch</w:t>
            </w:r>
            <w:r w:rsidRPr="00CB5B42">
              <w:rPr>
                <w:rFonts w:ascii="Times New Roman" w:hAnsi="Times New Roman" w:cs="Times New Roman"/>
                <w:sz w:val="28"/>
                <w:szCs w:val="28"/>
              </w:rPr>
              <w:t xml:space="preserve"> thực hành.</w:t>
            </w:r>
          </w:p>
        </w:tc>
      </w:tr>
      <w:tr w:rsidR="00DC1D5C" w:rsidRPr="00CB5B42" w14:paraId="1DF56603" w14:textId="77777777" w:rsidTr="00DB2710">
        <w:tc>
          <w:tcPr>
            <w:tcW w:w="2751" w:type="dxa"/>
          </w:tcPr>
          <w:p w14:paraId="03C973D0"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5692" w:type="dxa"/>
          </w:tcPr>
          <w:p w14:paraId="626CB76B"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7FC5814C"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 xml:space="preserve">Use case này bắt đầu khi người quản lý kích vào “Xem” yêu cầu đăng </w:t>
            </w:r>
            <w:r w:rsidRPr="00CB5B42">
              <w:rPr>
                <w:rFonts w:ascii="Times New Roman" w:hAnsi="Times New Roman" w:cs="Times New Roman"/>
                <w:sz w:val="28"/>
                <w:szCs w:val="28"/>
              </w:rPr>
              <w:lastRenderedPageBreak/>
              <w:t>ký. Hệ thống hiện thị danh sách các yêu cầu đăng ký phòng thực hành lên màn hình.</w:t>
            </w:r>
          </w:p>
          <w:p w14:paraId="56FE435C" w14:textId="30235307" w:rsidR="00DC1D5C" w:rsidRPr="00CB5B42" w:rsidRDefault="00722164" w:rsidP="00DC1D5C">
            <w:pPr>
              <w:pStyle w:val="ListParagraph"/>
              <w:numPr>
                <w:ilvl w:val="0"/>
                <w:numId w:val="10"/>
              </w:numPr>
              <w:rPr>
                <w:rFonts w:ascii="Times New Roman" w:hAnsi="Times New Roman" w:cs="Times New Roman"/>
                <w:sz w:val="28"/>
                <w:szCs w:val="28"/>
              </w:rPr>
            </w:pPr>
            <w:r w:rsidRPr="00CB5B42">
              <w:rPr>
                <w:rFonts w:ascii="Times New Roman" w:hAnsi="Times New Roman" w:cs="Times New Roman"/>
                <w:sz w:val="28"/>
                <w:szCs w:val="28"/>
              </w:rPr>
              <w:t>Phê duyệt</w:t>
            </w:r>
            <w:r w:rsidR="00DC1D5C" w:rsidRPr="00CB5B42">
              <w:rPr>
                <w:rFonts w:ascii="Times New Roman" w:hAnsi="Times New Roman" w:cs="Times New Roman"/>
                <w:sz w:val="28"/>
                <w:szCs w:val="28"/>
              </w:rPr>
              <w:t xml:space="preserve"> yêu cầu đăng ký </w:t>
            </w:r>
            <w:r w:rsidR="00687B02" w:rsidRPr="00CB5B42">
              <w:rPr>
                <w:rFonts w:ascii="Times New Roman" w:hAnsi="Times New Roman" w:cs="Times New Roman"/>
                <w:sz w:val="28"/>
                <w:szCs w:val="28"/>
              </w:rPr>
              <w:t>lịch</w:t>
            </w:r>
            <w:r w:rsidR="00DC1D5C" w:rsidRPr="00CB5B42">
              <w:rPr>
                <w:rFonts w:ascii="Times New Roman" w:hAnsi="Times New Roman" w:cs="Times New Roman"/>
                <w:sz w:val="28"/>
                <w:szCs w:val="28"/>
              </w:rPr>
              <w:t xml:space="preserve"> thực hành, </w:t>
            </w:r>
            <w:r w:rsidR="006362F7" w:rsidRPr="00CB5B42">
              <w:rPr>
                <w:rFonts w:ascii="Times New Roman" w:hAnsi="Times New Roman" w:cs="Times New Roman"/>
                <w:sz w:val="28"/>
                <w:szCs w:val="28"/>
              </w:rPr>
              <w:t xml:space="preserve">tại phần phê duyệt, </w:t>
            </w:r>
            <w:r w:rsidR="00DC1D5C" w:rsidRPr="00CB5B42">
              <w:rPr>
                <w:rFonts w:ascii="Times New Roman" w:hAnsi="Times New Roman" w:cs="Times New Roman"/>
                <w:sz w:val="28"/>
                <w:szCs w:val="28"/>
              </w:rPr>
              <w:t xml:space="preserve">người quản lý </w:t>
            </w:r>
            <w:r w:rsidR="006362F7" w:rsidRPr="00CB5B42">
              <w:rPr>
                <w:rFonts w:ascii="Times New Roman" w:hAnsi="Times New Roman" w:cs="Times New Roman"/>
                <w:sz w:val="28"/>
                <w:szCs w:val="28"/>
              </w:rPr>
              <w:t xml:space="preserve">có thể </w:t>
            </w:r>
            <w:r w:rsidR="00DC1D5C" w:rsidRPr="00CB5B42">
              <w:rPr>
                <w:rFonts w:ascii="Times New Roman" w:hAnsi="Times New Roman" w:cs="Times New Roman"/>
                <w:sz w:val="28"/>
                <w:szCs w:val="28"/>
              </w:rPr>
              <w:t xml:space="preserve">kích vào </w:t>
            </w:r>
            <w:r w:rsidR="006362F7" w:rsidRPr="00CB5B42">
              <w:rPr>
                <w:rFonts w:ascii="Times New Roman" w:hAnsi="Times New Roman" w:cs="Times New Roman"/>
                <w:sz w:val="28"/>
                <w:szCs w:val="28"/>
              </w:rPr>
              <w:t>1 trong 2 nút là “Chấp nhận” hoặc “Từ chối” yêu cầu đăng ký lịch thực hành</w:t>
            </w:r>
            <w:r w:rsidR="00DC1D5C" w:rsidRPr="00CB5B42">
              <w:rPr>
                <w:rFonts w:ascii="Times New Roman" w:hAnsi="Times New Roman" w:cs="Times New Roman"/>
                <w:sz w:val="28"/>
                <w:szCs w:val="28"/>
              </w:rPr>
              <w:t>.</w:t>
            </w:r>
            <w:r w:rsidR="00083538" w:rsidRPr="00CB5B42">
              <w:rPr>
                <w:rFonts w:ascii="Times New Roman" w:hAnsi="Times New Roman" w:cs="Times New Roman"/>
                <w:sz w:val="28"/>
                <w:szCs w:val="28"/>
              </w:rPr>
              <w:t xml:space="preserve"> Khi kích chọn từ chối, người quản trị cần ghi rõ lý do từ chối.</w:t>
            </w:r>
            <w:r w:rsidR="00DC1D5C" w:rsidRPr="00CB5B42">
              <w:rPr>
                <w:rFonts w:ascii="Times New Roman" w:hAnsi="Times New Roman" w:cs="Times New Roman"/>
                <w:sz w:val="28"/>
                <w:szCs w:val="28"/>
              </w:rPr>
              <w:t xml:space="preserve"> </w:t>
            </w:r>
            <w:r w:rsidR="005F26EA" w:rsidRPr="00CB5B42">
              <w:rPr>
                <w:rFonts w:ascii="Times New Roman" w:hAnsi="Times New Roman" w:cs="Times New Roman"/>
                <w:sz w:val="28"/>
                <w:szCs w:val="28"/>
              </w:rPr>
              <w:t>Sau khi thao tác thành công, hệ thống sẽ chuyển yêu cầu đăng ký qua mục đã phê duyệt và hiển thị lại màn hình có chứa các yêu cầu đang đợi phê duyệt.</w:t>
            </w:r>
          </w:p>
          <w:p w14:paraId="736AF8E9"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35A01073"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58A3D342" w14:textId="77777777" w:rsidR="00DC1D5C" w:rsidRPr="00CB5B42" w:rsidRDefault="00DC1D5C" w:rsidP="00AA33F8">
            <w:pPr>
              <w:pStyle w:val="ListParagraph"/>
              <w:rPr>
                <w:rFonts w:ascii="Times New Roman" w:hAnsi="Times New Roman" w:cs="Times New Roman"/>
                <w:sz w:val="28"/>
                <w:szCs w:val="28"/>
              </w:rPr>
            </w:pPr>
          </w:p>
          <w:p w14:paraId="1FEC6FC2" w14:textId="77777777" w:rsidR="00DC1D5C" w:rsidRPr="00CB5B42" w:rsidRDefault="00DC1D5C" w:rsidP="00AA33F8">
            <w:pPr>
              <w:pStyle w:val="ListParagraph"/>
              <w:rPr>
                <w:rFonts w:ascii="Times New Roman" w:hAnsi="Times New Roman" w:cs="Times New Roman"/>
                <w:sz w:val="28"/>
                <w:szCs w:val="28"/>
              </w:rPr>
            </w:pPr>
          </w:p>
          <w:p w14:paraId="4C8824B7"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669EEED5" w14:textId="77777777" w:rsidTr="00DB2710">
        <w:tc>
          <w:tcPr>
            <w:tcW w:w="2751" w:type="dxa"/>
          </w:tcPr>
          <w:p w14:paraId="6A573949"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Các yêu cầu đặc biệt</w:t>
            </w:r>
          </w:p>
        </w:tc>
        <w:tc>
          <w:tcPr>
            <w:tcW w:w="5692" w:type="dxa"/>
          </w:tcPr>
          <w:p w14:paraId="2F3D8834"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0E8303E2" w14:textId="77777777" w:rsidTr="00DB2710">
        <w:tc>
          <w:tcPr>
            <w:tcW w:w="2751" w:type="dxa"/>
          </w:tcPr>
          <w:p w14:paraId="7A3D4734"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5692" w:type="dxa"/>
          </w:tcPr>
          <w:p w14:paraId="1BE19053"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376A9280" w14:textId="77777777" w:rsidR="00DC1D5C" w:rsidRPr="00CB5B42" w:rsidRDefault="00DC1D5C" w:rsidP="00AA33F8">
            <w:pPr>
              <w:jc w:val="both"/>
              <w:rPr>
                <w:rFonts w:ascii="Times New Roman" w:hAnsi="Times New Roman" w:cs="Times New Roman"/>
                <w:sz w:val="28"/>
                <w:szCs w:val="28"/>
              </w:rPr>
            </w:pPr>
          </w:p>
        </w:tc>
      </w:tr>
      <w:tr w:rsidR="00DC1D5C" w:rsidRPr="00CB5B42" w14:paraId="3A3D182B" w14:textId="77777777" w:rsidTr="00DB2710">
        <w:tc>
          <w:tcPr>
            <w:tcW w:w="2751" w:type="dxa"/>
          </w:tcPr>
          <w:p w14:paraId="53389E3D"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5692" w:type="dxa"/>
          </w:tcPr>
          <w:p w14:paraId="3E1B5949" w14:textId="36019C39" w:rsidR="00DC1D5C" w:rsidRPr="00CB5B42" w:rsidRDefault="00DC1D5C" w:rsidP="004C6F90">
            <w:pPr>
              <w:jc w:val="both"/>
              <w:rPr>
                <w:rFonts w:ascii="Times New Roman" w:hAnsi="Times New Roman" w:cs="Times New Roman"/>
                <w:sz w:val="28"/>
                <w:szCs w:val="28"/>
              </w:rPr>
            </w:pPr>
            <w:r w:rsidRPr="00CB5B42">
              <w:rPr>
                <w:rFonts w:ascii="Times New Roman" w:hAnsi="Times New Roman" w:cs="Times New Roman"/>
                <w:sz w:val="28"/>
                <w:szCs w:val="28"/>
              </w:rPr>
              <w:t xml:space="preserve">Nếu use case kết thúc thành công thì thông tin </w:t>
            </w:r>
            <w:r w:rsidR="004C6F90" w:rsidRPr="00CB5B42">
              <w:rPr>
                <w:rFonts w:ascii="Times New Roman" w:hAnsi="Times New Roman" w:cs="Times New Roman"/>
                <w:sz w:val="28"/>
                <w:szCs w:val="28"/>
              </w:rPr>
              <w:t>phê duyệt</w:t>
            </w:r>
            <w:r w:rsidRPr="00CB5B42">
              <w:rPr>
                <w:rFonts w:ascii="Times New Roman" w:hAnsi="Times New Roman" w:cs="Times New Roman"/>
                <w:sz w:val="28"/>
                <w:szCs w:val="28"/>
              </w:rPr>
              <w:t xml:space="preserve"> sẽ được cập nhật trong cơ sở dữ liệu.</w:t>
            </w:r>
          </w:p>
        </w:tc>
      </w:tr>
      <w:tr w:rsidR="00DC1D5C" w:rsidRPr="00CB5B42" w14:paraId="2614A4EF" w14:textId="77777777" w:rsidTr="00DB2710">
        <w:tc>
          <w:tcPr>
            <w:tcW w:w="2751" w:type="dxa"/>
          </w:tcPr>
          <w:p w14:paraId="54D4EA8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5692" w:type="dxa"/>
          </w:tcPr>
          <w:p w14:paraId="0735629C"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350D6301" w14:textId="1FEE2B58" w:rsidR="00DB2710" w:rsidRPr="00CB5B42" w:rsidRDefault="00DB2710" w:rsidP="00DC1D5C">
      <w:pPr>
        <w:jc w:val="center"/>
        <w:rPr>
          <w:rFonts w:ascii="Times New Roman" w:hAnsi="Times New Roman" w:cs="Times New Roman"/>
          <w:b/>
          <w:sz w:val="28"/>
          <w:szCs w:val="28"/>
        </w:rPr>
      </w:pPr>
    </w:p>
    <w:p w14:paraId="01082963" w14:textId="1EF57688" w:rsidR="00DC1D5C" w:rsidRPr="00CB5B42" w:rsidRDefault="00DC1D5C" w:rsidP="00C54457">
      <w:pPr>
        <w:pStyle w:val="Heading5"/>
        <w:rPr>
          <w:rFonts w:cs="Times New Roman"/>
        </w:rPr>
      </w:pPr>
      <w:r w:rsidRPr="00CB5B42">
        <w:rPr>
          <w:rFonts w:cs="Times New Roman"/>
        </w:rPr>
        <w:t>Quản lý yêu cầu thay đổ</w:t>
      </w:r>
      <w:r w:rsidR="0080483B" w:rsidRPr="00CB5B42">
        <w:rPr>
          <w:rFonts w:cs="Times New Roman"/>
        </w:rPr>
        <w:t>i lịc</w:t>
      </w:r>
      <w:r w:rsidR="00F7791F" w:rsidRPr="00CB5B42">
        <w:rPr>
          <w:rFonts w:cs="Times New Roman"/>
        </w:rPr>
        <w:t>h</w:t>
      </w:r>
      <w:r w:rsidRPr="00CB5B42">
        <w:rPr>
          <w:rFonts w:cs="Times New Roman"/>
        </w:rPr>
        <w:t xml:space="preserve"> thực hành</w:t>
      </w:r>
    </w:p>
    <w:tbl>
      <w:tblPr>
        <w:tblStyle w:val="TableGrid"/>
        <w:tblW w:w="0" w:type="auto"/>
        <w:tblLook w:val="04A0" w:firstRow="1" w:lastRow="0" w:firstColumn="1" w:lastColumn="0" w:noHBand="0" w:noVBand="1"/>
      </w:tblPr>
      <w:tblGrid>
        <w:gridCol w:w="2752"/>
        <w:gridCol w:w="5691"/>
      </w:tblGrid>
      <w:tr w:rsidR="00DC1D5C" w:rsidRPr="00CB5B42" w14:paraId="41C056D6" w14:textId="77777777" w:rsidTr="00AA33F8">
        <w:tc>
          <w:tcPr>
            <w:tcW w:w="3055" w:type="dxa"/>
          </w:tcPr>
          <w:p w14:paraId="31287629"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6295" w:type="dxa"/>
          </w:tcPr>
          <w:p w14:paraId="7849C966" w14:textId="2E1572F2" w:rsidR="00DC1D5C" w:rsidRPr="00CB5B42" w:rsidRDefault="00DC1D5C" w:rsidP="00F815BA">
            <w:pPr>
              <w:rPr>
                <w:rFonts w:ascii="Times New Roman" w:hAnsi="Times New Roman" w:cs="Times New Roman"/>
                <w:sz w:val="28"/>
                <w:szCs w:val="28"/>
              </w:rPr>
            </w:pPr>
            <w:r w:rsidRPr="00CB5B42">
              <w:rPr>
                <w:rFonts w:ascii="Times New Roman" w:hAnsi="Times New Roman" w:cs="Times New Roman"/>
                <w:sz w:val="28"/>
                <w:szCs w:val="28"/>
              </w:rPr>
              <w:t xml:space="preserve">Quản lý yêu cầu </w:t>
            </w:r>
            <w:r w:rsidR="00F815BA" w:rsidRPr="00CB5B42">
              <w:rPr>
                <w:rFonts w:ascii="Times New Roman" w:hAnsi="Times New Roman" w:cs="Times New Roman"/>
                <w:sz w:val="28"/>
                <w:szCs w:val="28"/>
              </w:rPr>
              <w:t>thay đổi lịch</w:t>
            </w:r>
            <w:r w:rsidRPr="00CB5B42">
              <w:rPr>
                <w:rFonts w:ascii="Times New Roman" w:hAnsi="Times New Roman" w:cs="Times New Roman"/>
                <w:sz w:val="28"/>
                <w:szCs w:val="28"/>
              </w:rPr>
              <w:t xml:space="preserve"> thực hành</w:t>
            </w:r>
          </w:p>
        </w:tc>
      </w:tr>
      <w:tr w:rsidR="00DC1D5C" w:rsidRPr="00CB5B42" w14:paraId="653D670D" w14:textId="77777777" w:rsidTr="00AA33F8">
        <w:tc>
          <w:tcPr>
            <w:tcW w:w="3055" w:type="dxa"/>
          </w:tcPr>
          <w:p w14:paraId="0AD02CE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6295" w:type="dxa"/>
          </w:tcPr>
          <w:p w14:paraId="6F56851C" w14:textId="226677F6" w:rsidR="00DC1D5C" w:rsidRPr="00CB5B42" w:rsidRDefault="00DC1D5C" w:rsidP="004E1952">
            <w:pPr>
              <w:rPr>
                <w:rFonts w:ascii="Times New Roman" w:hAnsi="Times New Roman" w:cs="Times New Roman"/>
                <w:sz w:val="28"/>
                <w:szCs w:val="28"/>
              </w:rPr>
            </w:pPr>
            <w:r w:rsidRPr="00CB5B42">
              <w:rPr>
                <w:rFonts w:ascii="Times New Roman" w:hAnsi="Times New Roman" w:cs="Times New Roman"/>
                <w:sz w:val="28"/>
                <w:szCs w:val="28"/>
              </w:rPr>
              <w:t xml:space="preserve">Use case cho phép cho phép bộ phẩn quản lý xem, </w:t>
            </w:r>
            <w:r w:rsidR="004E1952" w:rsidRPr="00CB5B42">
              <w:rPr>
                <w:rFonts w:ascii="Times New Roman" w:hAnsi="Times New Roman" w:cs="Times New Roman"/>
                <w:sz w:val="28"/>
                <w:szCs w:val="28"/>
              </w:rPr>
              <w:t>phê duyệt</w:t>
            </w:r>
            <w:r w:rsidRPr="00CB5B42">
              <w:rPr>
                <w:rFonts w:ascii="Times New Roman" w:hAnsi="Times New Roman" w:cs="Times New Roman"/>
                <w:sz w:val="28"/>
                <w:szCs w:val="28"/>
              </w:rPr>
              <w:t xml:space="preserve"> yêu cầu thay đổi phòng thực hành.</w:t>
            </w:r>
          </w:p>
        </w:tc>
      </w:tr>
      <w:tr w:rsidR="00DC1D5C" w:rsidRPr="00CB5B42" w14:paraId="7AB3B74D" w14:textId="77777777" w:rsidTr="00AA33F8">
        <w:tc>
          <w:tcPr>
            <w:tcW w:w="3055" w:type="dxa"/>
          </w:tcPr>
          <w:p w14:paraId="7FA73C81"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6295" w:type="dxa"/>
          </w:tcPr>
          <w:p w14:paraId="4DC91873"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36BBC9B9" w14:textId="77777777" w:rsidR="00DC1D5C" w:rsidRPr="00CB5B42" w:rsidRDefault="00DC1D5C" w:rsidP="00DC1D5C">
            <w:pPr>
              <w:pStyle w:val="ListParagraph"/>
              <w:numPr>
                <w:ilvl w:val="0"/>
                <w:numId w:val="10"/>
              </w:numPr>
              <w:spacing w:after="160" w:line="259" w:lineRule="auto"/>
              <w:rPr>
                <w:rFonts w:ascii="Times New Roman" w:hAnsi="Times New Roman" w:cs="Times New Roman"/>
                <w:sz w:val="28"/>
                <w:szCs w:val="28"/>
              </w:rPr>
            </w:pPr>
            <w:r w:rsidRPr="00CB5B42">
              <w:rPr>
                <w:rFonts w:ascii="Times New Roman" w:hAnsi="Times New Roman" w:cs="Times New Roman"/>
                <w:sz w:val="28"/>
                <w:szCs w:val="28"/>
              </w:rPr>
              <w:t xml:space="preserve">Use case này bắt đầu khi người quản lý kích vào “Xem” yêu cầu đăng ký. Hệ thống hiện thị danh sách các yêu </w:t>
            </w:r>
            <w:r w:rsidRPr="00CB5B42">
              <w:rPr>
                <w:rFonts w:ascii="Times New Roman" w:hAnsi="Times New Roman" w:cs="Times New Roman"/>
                <w:sz w:val="28"/>
                <w:szCs w:val="28"/>
              </w:rPr>
              <w:lastRenderedPageBreak/>
              <w:t>cầu đăng ký lịch thực hành lên màn hình.</w:t>
            </w:r>
          </w:p>
          <w:p w14:paraId="4EE6639B" w14:textId="5B09A1FD" w:rsidR="004F650A" w:rsidRPr="00CB5B42" w:rsidRDefault="004F650A" w:rsidP="004F650A">
            <w:pPr>
              <w:pStyle w:val="ListParagraph"/>
              <w:numPr>
                <w:ilvl w:val="0"/>
                <w:numId w:val="10"/>
              </w:numPr>
              <w:rPr>
                <w:rFonts w:ascii="Times New Roman" w:hAnsi="Times New Roman" w:cs="Times New Roman"/>
                <w:sz w:val="28"/>
                <w:szCs w:val="28"/>
              </w:rPr>
            </w:pPr>
            <w:r w:rsidRPr="00CB5B42">
              <w:rPr>
                <w:rFonts w:ascii="Times New Roman" w:hAnsi="Times New Roman" w:cs="Times New Roman"/>
                <w:sz w:val="28"/>
                <w:szCs w:val="28"/>
              </w:rPr>
              <w:t>Phê duyệt yêu cầu thay đổi lịch thực hành, tại phần phê duyệt, người quản lý có thể kích vào 1 trong 2 nút là “Chấp nhận” hoặc “Từ chối” yêu cầu đăng ký lịch thực hành. Khi kích chọn từ chối, người quản trị cần ghi rõ lý do từ chối. Sau khi thao tác thành công, hệ thống sẽ chuyển yêu cầu đăng ký qua mục đã phê duyệt và hiển thị lại màn hình có chứa các yêu cầu đang đợi phê duyệt.</w:t>
            </w:r>
          </w:p>
          <w:p w14:paraId="0EAB219E" w14:textId="77777777" w:rsidR="00DC1D5C" w:rsidRPr="00CB5B42" w:rsidRDefault="00DC1D5C" w:rsidP="00DC1D5C">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5975FF80" w14:textId="77777777" w:rsidR="00DC1D5C" w:rsidRPr="00CB5B42" w:rsidRDefault="00DC1D5C" w:rsidP="00DC1D5C">
            <w:pPr>
              <w:pStyle w:val="ListParagraph"/>
              <w:numPr>
                <w:ilvl w:val="0"/>
                <w:numId w:val="1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1ED7C125" w14:textId="77777777" w:rsidR="00DC1D5C" w:rsidRPr="00CB5B42" w:rsidRDefault="00DC1D5C" w:rsidP="00AA33F8">
            <w:pPr>
              <w:pStyle w:val="ListParagraph"/>
              <w:rPr>
                <w:rFonts w:ascii="Times New Roman" w:hAnsi="Times New Roman" w:cs="Times New Roman"/>
                <w:sz w:val="28"/>
                <w:szCs w:val="28"/>
              </w:rPr>
            </w:pPr>
          </w:p>
          <w:p w14:paraId="561974A4" w14:textId="77777777" w:rsidR="00DC1D5C" w:rsidRPr="00CB5B42" w:rsidRDefault="00DC1D5C" w:rsidP="00AA33F8">
            <w:pPr>
              <w:pStyle w:val="ListParagraph"/>
              <w:rPr>
                <w:rFonts w:ascii="Times New Roman" w:hAnsi="Times New Roman" w:cs="Times New Roman"/>
                <w:sz w:val="28"/>
                <w:szCs w:val="28"/>
              </w:rPr>
            </w:pPr>
          </w:p>
          <w:p w14:paraId="299CAD5E"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2AE8A06E" w14:textId="77777777" w:rsidTr="00AA33F8">
        <w:tc>
          <w:tcPr>
            <w:tcW w:w="3055" w:type="dxa"/>
          </w:tcPr>
          <w:p w14:paraId="5B8C021A"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lastRenderedPageBreak/>
              <w:t>Các yêu cầu đặc biệt</w:t>
            </w:r>
          </w:p>
        </w:tc>
        <w:tc>
          <w:tcPr>
            <w:tcW w:w="6295" w:type="dxa"/>
          </w:tcPr>
          <w:p w14:paraId="25398679"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478ED91F" w14:textId="77777777" w:rsidTr="00AA33F8">
        <w:tc>
          <w:tcPr>
            <w:tcW w:w="3055" w:type="dxa"/>
          </w:tcPr>
          <w:p w14:paraId="395F78F3"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6295" w:type="dxa"/>
          </w:tcPr>
          <w:p w14:paraId="1EAFC5B7"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5840C33D" w14:textId="77777777" w:rsidR="00DC1D5C" w:rsidRPr="00CB5B42" w:rsidRDefault="00DC1D5C" w:rsidP="00AA33F8">
            <w:pPr>
              <w:jc w:val="both"/>
              <w:rPr>
                <w:rFonts w:ascii="Times New Roman" w:hAnsi="Times New Roman" w:cs="Times New Roman"/>
                <w:sz w:val="28"/>
                <w:szCs w:val="28"/>
              </w:rPr>
            </w:pPr>
          </w:p>
        </w:tc>
      </w:tr>
      <w:tr w:rsidR="00DC1D5C" w:rsidRPr="00CB5B42" w14:paraId="16C49FC1" w14:textId="77777777" w:rsidTr="00AA33F8">
        <w:tc>
          <w:tcPr>
            <w:tcW w:w="3055" w:type="dxa"/>
          </w:tcPr>
          <w:p w14:paraId="4E2C4B8F"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6295" w:type="dxa"/>
          </w:tcPr>
          <w:p w14:paraId="145B89DD" w14:textId="5696306F" w:rsidR="00DC1D5C" w:rsidRPr="00CB5B42" w:rsidRDefault="00DC1D5C" w:rsidP="00BE6D58">
            <w:pPr>
              <w:jc w:val="both"/>
              <w:rPr>
                <w:rFonts w:ascii="Times New Roman" w:hAnsi="Times New Roman" w:cs="Times New Roman"/>
                <w:sz w:val="28"/>
                <w:szCs w:val="28"/>
              </w:rPr>
            </w:pPr>
            <w:r w:rsidRPr="00CB5B42">
              <w:rPr>
                <w:rFonts w:ascii="Times New Roman" w:hAnsi="Times New Roman" w:cs="Times New Roman"/>
                <w:sz w:val="28"/>
                <w:szCs w:val="28"/>
              </w:rPr>
              <w:t xml:space="preserve">Nếu use case kết thúc thành công thì thông tin </w:t>
            </w:r>
            <w:r w:rsidR="00BE6D58" w:rsidRPr="00CB5B42">
              <w:rPr>
                <w:rFonts w:ascii="Times New Roman" w:hAnsi="Times New Roman" w:cs="Times New Roman"/>
                <w:sz w:val="28"/>
                <w:szCs w:val="28"/>
              </w:rPr>
              <w:t>phê duyệt</w:t>
            </w:r>
            <w:r w:rsidRPr="00CB5B42">
              <w:rPr>
                <w:rFonts w:ascii="Times New Roman" w:hAnsi="Times New Roman" w:cs="Times New Roman"/>
                <w:sz w:val="28"/>
                <w:szCs w:val="28"/>
              </w:rPr>
              <w:t xml:space="preserve"> sẽ được cập nhật trong cơ sở dữ liệu.</w:t>
            </w:r>
          </w:p>
        </w:tc>
      </w:tr>
      <w:tr w:rsidR="00DC1D5C" w:rsidRPr="00CB5B42" w14:paraId="504B1DBD" w14:textId="77777777" w:rsidTr="00AA33F8">
        <w:tc>
          <w:tcPr>
            <w:tcW w:w="3055" w:type="dxa"/>
          </w:tcPr>
          <w:p w14:paraId="103178FF"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6295" w:type="dxa"/>
          </w:tcPr>
          <w:p w14:paraId="54FB85DC"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271B59B2" w14:textId="48044C54" w:rsidR="00DC1D5C" w:rsidRPr="00CB5B42" w:rsidRDefault="00DC1D5C" w:rsidP="00DC1D5C">
      <w:pPr>
        <w:rPr>
          <w:rFonts w:ascii="Times New Roman" w:hAnsi="Times New Roman" w:cs="Times New Roman"/>
          <w:sz w:val="28"/>
          <w:szCs w:val="28"/>
        </w:rPr>
      </w:pPr>
    </w:p>
    <w:p w14:paraId="64CAE73A" w14:textId="55D3D250" w:rsidR="00DC1D5C" w:rsidRPr="00CB5B42" w:rsidRDefault="00C54457" w:rsidP="00C54457">
      <w:pPr>
        <w:pStyle w:val="Heading5"/>
        <w:rPr>
          <w:rFonts w:cs="Times New Roman"/>
        </w:rPr>
      </w:pPr>
      <w:r w:rsidRPr="00CB5B42">
        <w:rPr>
          <w:rFonts w:cs="Times New Roman"/>
        </w:rPr>
        <w:t>P</w:t>
      </w:r>
      <w:r w:rsidR="00D56DDA" w:rsidRPr="00CB5B42">
        <w:rPr>
          <w:rFonts w:cs="Times New Roman"/>
        </w:rPr>
        <w:t>hân quyền</w:t>
      </w:r>
    </w:p>
    <w:tbl>
      <w:tblPr>
        <w:tblStyle w:val="TableGrid"/>
        <w:tblW w:w="0" w:type="auto"/>
        <w:tblLook w:val="04A0" w:firstRow="1" w:lastRow="0" w:firstColumn="1" w:lastColumn="0" w:noHBand="0" w:noVBand="1"/>
      </w:tblPr>
      <w:tblGrid>
        <w:gridCol w:w="2745"/>
        <w:gridCol w:w="5698"/>
      </w:tblGrid>
      <w:tr w:rsidR="009B3402" w:rsidRPr="00CB5B42" w14:paraId="759D5C0F" w14:textId="77777777" w:rsidTr="003B7D32">
        <w:tc>
          <w:tcPr>
            <w:tcW w:w="3055" w:type="dxa"/>
          </w:tcPr>
          <w:p w14:paraId="1758B5A8"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6295" w:type="dxa"/>
          </w:tcPr>
          <w:p w14:paraId="413DA986" w14:textId="3FC8EF88"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Phân quyền</w:t>
            </w:r>
          </w:p>
        </w:tc>
      </w:tr>
      <w:tr w:rsidR="009B3402" w:rsidRPr="00CB5B42" w14:paraId="161A7C51" w14:textId="77777777" w:rsidTr="003B7D32">
        <w:tc>
          <w:tcPr>
            <w:tcW w:w="3055" w:type="dxa"/>
          </w:tcPr>
          <w:p w14:paraId="30E1983F"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6295" w:type="dxa"/>
          </w:tcPr>
          <w:p w14:paraId="599A78D5" w14:textId="43F7C2A8" w:rsidR="009B3402" w:rsidRPr="00CB5B42" w:rsidRDefault="009B3402" w:rsidP="00361F0D">
            <w:pPr>
              <w:rPr>
                <w:rFonts w:ascii="Times New Roman" w:hAnsi="Times New Roman" w:cs="Times New Roman"/>
                <w:sz w:val="28"/>
                <w:szCs w:val="28"/>
              </w:rPr>
            </w:pPr>
            <w:r w:rsidRPr="00CB5B42">
              <w:rPr>
                <w:rFonts w:ascii="Times New Roman" w:hAnsi="Times New Roman" w:cs="Times New Roman"/>
                <w:sz w:val="28"/>
                <w:szCs w:val="28"/>
              </w:rPr>
              <w:t xml:space="preserve">Use case cho phép cho phép </w:t>
            </w:r>
            <w:r w:rsidR="005E051E" w:rsidRPr="00CB5B42">
              <w:rPr>
                <w:rFonts w:ascii="Times New Roman" w:hAnsi="Times New Roman" w:cs="Times New Roman"/>
                <w:sz w:val="28"/>
                <w:szCs w:val="28"/>
              </w:rPr>
              <w:t>trưởng khoa thực hiện thêm, xóa quyền của các tài khoản quản trị</w:t>
            </w:r>
          </w:p>
        </w:tc>
      </w:tr>
      <w:tr w:rsidR="009B3402" w:rsidRPr="00CB5B42" w14:paraId="616CF85A" w14:textId="77777777" w:rsidTr="003B7D32">
        <w:tc>
          <w:tcPr>
            <w:tcW w:w="3055" w:type="dxa"/>
          </w:tcPr>
          <w:p w14:paraId="111FE959"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6295" w:type="dxa"/>
          </w:tcPr>
          <w:p w14:paraId="1047BE79" w14:textId="77777777" w:rsidR="009B3402" w:rsidRPr="00CB5B42" w:rsidRDefault="009B3402" w:rsidP="003B7D32">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cơ bản:</w:t>
            </w:r>
          </w:p>
          <w:p w14:paraId="2B62D1D8" w14:textId="17570701" w:rsidR="009B3402" w:rsidRPr="00CB5B42" w:rsidRDefault="009B3402" w:rsidP="003B7D32">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 xml:space="preserve">Use case này bắt đầu khi </w:t>
            </w:r>
            <w:r w:rsidR="004D7A3C" w:rsidRPr="00CB5B42">
              <w:rPr>
                <w:rFonts w:ascii="Times New Roman" w:hAnsi="Times New Roman" w:cs="Times New Roman"/>
                <w:sz w:val="28"/>
                <w:szCs w:val="28"/>
              </w:rPr>
              <w:t xml:space="preserve">trưởng khoa kích nút “phân quyền” có trong mục “Quản lý tài khoản” trên hệ thống. Hệ thống sẽ hiển thị 1 trong 2 danh sách: 1 là danh sách các tài khoản quản trị, 2 là danh </w:t>
            </w:r>
            <w:r w:rsidR="004D7A3C" w:rsidRPr="00CB5B42">
              <w:rPr>
                <w:rFonts w:ascii="Times New Roman" w:hAnsi="Times New Roman" w:cs="Times New Roman"/>
                <w:sz w:val="28"/>
                <w:szCs w:val="28"/>
              </w:rPr>
              <w:lastRenderedPageBreak/>
              <w:t>sách các tài khoản thường.</w:t>
            </w:r>
            <w:r w:rsidR="003B7D32" w:rsidRPr="00CB5B42">
              <w:rPr>
                <w:rFonts w:ascii="Times New Roman" w:hAnsi="Times New Roman" w:cs="Times New Roman"/>
                <w:sz w:val="28"/>
                <w:szCs w:val="28"/>
              </w:rPr>
              <w:t xml:space="preserve"> Tại đây, trên mỗi một dòng chứa mỗi tài khoản, hệ thống sẽ hiển thị thông tin bao gồm: mã giáo viên, tên giáo viên, các quyền đã được phân </w:t>
            </w:r>
            <w:proofErr w:type="gramStart"/>
            <w:r w:rsidR="003B7D32" w:rsidRPr="00CB5B42">
              <w:rPr>
                <w:rFonts w:ascii="Times New Roman" w:hAnsi="Times New Roman" w:cs="Times New Roman"/>
                <w:sz w:val="28"/>
                <w:szCs w:val="28"/>
              </w:rPr>
              <w:t>( nếu</w:t>
            </w:r>
            <w:proofErr w:type="gramEnd"/>
            <w:r w:rsidR="003B7D32" w:rsidRPr="00CB5B42">
              <w:rPr>
                <w:rFonts w:ascii="Times New Roman" w:hAnsi="Times New Roman" w:cs="Times New Roman"/>
                <w:sz w:val="28"/>
                <w:szCs w:val="28"/>
              </w:rPr>
              <w:t xml:space="preserve"> có).</w:t>
            </w:r>
          </w:p>
          <w:p w14:paraId="774E3C11" w14:textId="6F8DA51D" w:rsidR="003B7D32" w:rsidRPr="00CB5B42" w:rsidRDefault="002904CB" w:rsidP="003B7D32">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Khi này, trưởng khoa có thể thao tác:</w:t>
            </w:r>
          </w:p>
          <w:p w14:paraId="46051C07" w14:textId="77777777" w:rsidR="002904CB" w:rsidRPr="00CB5B42" w:rsidRDefault="002904CB" w:rsidP="002904CB">
            <w:pPr>
              <w:pStyle w:val="ListParagraph"/>
              <w:numPr>
                <w:ilvl w:val="6"/>
                <w:numId w:val="5"/>
              </w:numPr>
              <w:ind w:left="1140" w:hanging="425"/>
              <w:rPr>
                <w:rFonts w:ascii="Times New Roman" w:hAnsi="Times New Roman" w:cs="Times New Roman"/>
                <w:sz w:val="28"/>
                <w:szCs w:val="28"/>
              </w:rPr>
            </w:pPr>
            <w:r w:rsidRPr="00CB5B42">
              <w:rPr>
                <w:rFonts w:ascii="Times New Roman" w:hAnsi="Times New Roman" w:cs="Times New Roman"/>
                <w:sz w:val="28"/>
                <w:szCs w:val="28"/>
              </w:rPr>
              <w:t xml:space="preserve">Thêm quyền: </w:t>
            </w:r>
          </w:p>
          <w:p w14:paraId="21C2166D" w14:textId="77777777" w:rsidR="002904CB" w:rsidRPr="00CB5B42" w:rsidRDefault="002904CB" w:rsidP="002904C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Trưởng khoa kích vào nút “Thêm quyền”. Hệ thống hiện thị lựa chọn các quyền chưa thêm.</w:t>
            </w:r>
          </w:p>
          <w:p w14:paraId="140FCD19" w14:textId="77777777" w:rsidR="002904CB" w:rsidRPr="00CB5B42" w:rsidRDefault="002904CB" w:rsidP="002904C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Trưởng khoa thực hiện chọn quyền cần thêm. Hệ thống hiển thị xác nhận.</w:t>
            </w:r>
          </w:p>
          <w:p w14:paraId="28044BB0" w14:textId="70487B1A" w:rsidR="002904CB" w:rsidRPr="00CB5B42" w:rsidRDefault="002904CB" w:rsidP="002904C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Trưởng khoa kích vào nút “Đồng ý”. Hệ thống thực hiện thêm quyền cho tài khoản được chọn.</w:t>
            </w:r>
          </w:p>
          <w:p w14:paraId="563A3C23" w14:textId="61CAB596" w:rsidR="00D9446B" w:rsidRPr="00CB5B42" w:rsidRDefault="00D9446B" w:rsidP="00D9446B">
            <w:pPr>
              <w:pStyle w:val="ListParagraph"/>
              <w:numPr>
                <w:ilvl w:val="6"/>
                <w:numId w:val="5"/>
              </w:numPr>
              <w:ind w:left="1140" w:hanging="425"/>
              <w:rPr>
                <w:rFonts w:ascii="Times New Roman" w:hAnsi="Times New Roman" w:cs="Times New Roman"/>
                <w:sz w:val="28"/>
                <w:szCs w:val="28"/>
              </w:rPr>
            </w:pPr>
            <w:r w:rsidRPr="00CB5B42">
              <w:rPr>
                <w:rFonts w:ascii="Times New Roman" w:hAnsi="Times New Roman" w:cs="Times New Roman"/>
                <w:sz w:val="28"/>
                <w:szCs w:val="28"/>
              </w:rPr>
              <w:t xml:space="preserve">Xóa quyền: </w:t>
            </w:r>
          </w:p>
          <w:p w14:paraId="1321E78E" w14:textId="45D8DAE8" w:rsidR="00D9446B" w:rsidRPr="00CB5B42" w:rsidRDefault="00D9446B" w:rsidP="00D9446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Trưởng khoa kích vào nút “</w:t>
            </w:r>
            <w:r w:rsidR="00193DDE" w:rsidRPr="00CB5B42">
              <w:rPr>
                <w:rFonts w:ascii="Times New Roman" w:hAnsi="Times New Roman" w:cs="Times New Roman"/>
                <w:sz w:val="28"/>
                <w:szCs w:val="28"/>
              </w:rPr>
              <w:t>Xóa</w:t>
            </w:r>
            <w:r w:rsidRPr="00CB5B42">
              <w:rPr>
                <w:rFonts w:ascii="Times New Roman" w:hAnsi="Times New Roman" w:cs="Times New Roman"/>
                <w:sz w:val="28"/>
                <w:szCs w:val="28"/>
              </w:rPr>
              <w:t xml:space="preserve"> quyền”. Hệ thống hiện thị lựa chọn các quyền </w:t>
            </w:r>
            <w:r w:rsidR="008F1DB0" w:rsidRPr="00CB5B42">
              <w:rPr>
                <w:rFonts w:ascii="Times New Roman" w:hAnsi="Times New Roman" w:cs="Times New Roman"/>
                <w:sz w:val="28"/>
                <w:szCs w:val="28"/>
              </w:rPr>
              <w:t>đã</w:t>
            </w:r>
            <w:r w:rsidRPr="00CB5B42">
              <w:rPr>
                <w:rFonts w:ascii="Times New Roman" w:hAnsi="Times New Roman" w:cs="Times New Roman"/>
                <w:sz w:val="28"/>
                <w:szCs w:val="28"/>
              </w:rPr>
              <w:t xml:space="preserve"> thêm.</w:t>
            </w:r>
          </w:p>
          <w:p w14:paraId="16BCE816" w14:textId="7A0DF839" w:rsidR="00D9446B" w:rsidRPr="00CB5B42" w:rsidRDefault="00D9446B" w:rsidP="00D9446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Trưởng khoa thực hiện chọn quyền cầ</w:t>
            </w:r>
            <w:r w:rsidR="00065B3F" w:rsidRPr="00CB5B42">
              <w:rPr>
                <w:rFonts w:ascii="Times New Roman" w:hAnsi="Times New Roman" w:cs="Times New Roman"/>
                <w:sz w:val="28"/>
                <w:szCs w:val="28"/>
              </w:rPr>
              <w:t>n xóa</w:t>
            </w:r>
            <w:r w:rsidRPr="00CB5B42">
              <w:rPr>
                <w:rFonts w:ascii="Times New Roman" w:hAnsi="Times New Roman" w:cs="Times New Roman"/>
                <w:sz w:val="28"/>
                <w:szCs w:val="28"/>
              </w:rPr>
              <w:t>. Hệ thống hiển thị xác nhận.</w:t>
            </w:r>
          </w:p>
          <w:p w14:paraId="682061FE" w14:textId="45CEA15D" w:rsidR="00D9446B" w:rsidRPr="00CB5B42" w:rsidRDefault="00D9446B" w:rsidP="00D9446B">
            <w:pPr>
              <w:pStyle w:val="ListParagraph"/>
              <w:ind w:left="1140"/>
              <w:rPr>
                <w:rFonts w:ascii="Times New Roman" w:hAnsi="Times New Roman" w:cs="Times New Roman"/>
                <w:sz w:val="28"/>
                <w:szCs w:val="28"/>
              </w:rPr>
            </w:pPr>
            <w:r w:rsidRPr="00CB5B42">
              <w:rPr>
                <w:rFonts w:ascii="Times New Roman" w:hAnsi="Times New Roman" w:cs="Times New Roman"/>
                <w:sz w:val="28"/>
                <w:szCs w:val="28"/>
              </w:rPr>
              <w:t xml:space="preserve">+ Trưởng khoa kích vào nút “Đồng ý”. Hệ thống thực hiện </w:t>
            </w:r>
            <w:r w:rsidR="001E71E8" w:rsidRPr="00CB5B42">
              <w:rPr>
                <w:rFonts w:ascii="Times New Roman" w:hAnsi="Times New Roman" w:cs="Times New Roman"/>
                <w:sz w:val="28"/>
                <w:szCs w:val="28"/>
              </w:rPr>
              <w:t>xóa</w:t>
            </w:r>
            <w:r w:rsidRPr="00CB5B42">
              <w:rPr>
                <w:rFonts w:ascii="Times New Roman" w:hAnsi="Times New Roman" w:cs="Times New Roman"/>
                <w:sz w:val="28"/>
                <w:szCs w:val="28"/>
              </w:rPr>
              <w:t xml:space="preserve"> quyền cho tài khoản được chọn.</w:t>
            </w:r>
          </w:p>
          <w:p w14:paraId="27A779E6" w14:textId="19967898" w:rsidR="00D9446B" w:rsidRPr="00CB5B42" w:rsidRDefault="00A5450A" w:rsidP="00A5450A">
            <w:pPr>
              <w:pStyle w:val="ListParagraph"/>
              <w:numPr>
                <w:ilvl w:val="0"/>
                <w:numId w:val="12"/>
              </w:numPr>
              <w:rPr>
                <w:rFonts w:ascii="Times New Roman" w:hAnsi="Times New Roman" w:cs="Times New Roman"/>
                <w:sz w:val="28"/>
                <w:szCs w:val="28"/>
              </w:rPr>
            </w:pPr>
            <w:r w:rsidRPr="00CB5B42">
              <w:rPr>
                <w:rFonts w:ascii="Times New Roman" w:hAnsi="Times New Roman" w:cs="Times New Roman"/>
                <w:sz w:val="28"/>
                <w:szCs w:val="28"/>
              </w:rPr>
              <w:t>Use case kết thúc.</w:t>
            </w:r>
          </w:p>
          <w:p w14:paraId="220FD806" w14:textId="7C4D1B22" w:rsidR="009B3402" w:rsidRPr="00CB5B42" w:rsidRDefault="009B3402" w:rsidP="003B7D32">
            <w:pPr>
              <w:pStyle w:val="ListParagraph"/>
              <w:numPr>
                <w:ilvl w:val="0"/>
                <w:numId w:val="9"/>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3516ECCD" w14:textId="14EDFC6C" w:rsidR="00727D79" w:rsidRPr="00CB5B42" w:rsidRDefault="00A5450A" w:rsidP="00727D79">
            <w:pPr>
              <w:pStyle w:val="ListParagraph"/>
              <w:numPr>
                <w:ilvl w:val="0"/>
                <w:numId w:val="21"/>
              </w:numPr>
              <w:rPr>
                <w:rFonts w:ascii="Times New Roman" w:hAnsi="Times New Roman" w:cs="Times New Roman"/>
                <w:sz w:val="28"/>
                <w:szCs w:val="28"/>
              </w:rPr>
            </w:pPr>
            <w:r w:rsidRPr="00CB5B42">
              <w:rPr>
                <w:rFonts w:ascii="Times New Roman" w:hAnsi="Times New Roman" w:cs="Times New Roman"/>
                <w:sz w:val="28"/>
                <w:szCs w:val="28"/>
              </w:rPr>
              <w:t>Tại</w:t>
            </w:r>
            <w:r w:rsidR="00F53AEB" w:rsidRPr="00CB5B42">
              <w:rPr>
                <w:rFonts w:ascii="Times New Roman" w:hAnsi="Times New Roman" w:cs="Times New Roman"/>
                <w:sz w:val="28"/>
                <w:szCs w:val="28"/>
              </w:rPr>
              <w:t xml:space="preserve"> bước 3 trong</w:t>
            </w:r>
            <w:r w:rsidRPr="00CB5B42">
              <w:rPr>
                <w:rFonts w:ascii="Times New Roman" w:hAnsi="Times New Roman" w:cs="Times New Roman"/>
                <w:sz w:val="28"/>
                <w:szCs w:val="28"/>
              </w:rPr>
              <w:t xml:space="preserve"> các mục 1, 2 trong luồng cơ bản</w:t>
            </w:r>
            <w:r w:rsidR="00F53AEB" w:rsidRPr="00CB5B42">
              <w:rPr>
                <w:rFonts w:ascii="Times New Roman" w:hAnsi="Times New Roman" w:cs="Times New Roman"/>
                <w:sz w:val="28"/>
                <w:szCs w:val="28"/>
              </w:rPr>
              <w:t xml:space="preserve"> nếu trưởng khoa chọn “Hủy” thì </w:t>
            </w:r>
            <w:r w:rsidR="004F4458" w:rsidRPr="00CB5B42">
              <w:rPr>
                <w:rFonts w:ascii="Times New Roman" w:hAnsi="Times New Roman" w:cs="Times New Roman"/>
                <w:sz w:val="28"/>
                <w:szCs w:val="28"/>
              </w:rPr>
              <w:t>thao tác bị hủy và use case dừng lại.</w:t>
            </w:r>
          </w:p>
          <w:p w14:paraId="54DF22D0" w14:textId="6EBD470F" w:rsidR="009B3402" w:rsidRPr="00CB5B42" w:rsidRDefault="009B3402" w:rsidP="00727D79">
            <w:pPr>
              <w:pStyle w:val="ListParagraph"/>
              <w:numPr>
                <w:ilvl w:val="0"/>
                <w:numId w:val="2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0F476E17" w14:textId="77777777" w:rsidR="009B3402" w:rsidRPr="00CB5B42" w:rsidRDefault="009B3402" w:rsidP="003B7D32">
            <w:pPr>
              <w:pStyle w:val="ListParagraph"/>
              <w:rPr>
                <w:rFonts w:ascii="Times New Roman" w:hAnsi="Times New Roman" w:cs="Times New Roman"/>
                <w:sz w:val="28"/>
                <w:szCs w:val="28"/>
              </w:rPr>
            </w:pPr>
          </w:p>
          <w:p w14:paraId="42572ABE" w14:textId="77777777" w:rsidR="009B3402" w:rsidRPr="00CB5B42" w:rsidRDefault="009B3402" w:rsidP="003B7D32">
            <w:pPr>
              <w:pStyle w:val="ListParagraph"/>
              <w:rPr>
                <w:rFonts w:ascii="Times New Roman" w:hAnsi="Times New Roman" w:cs="Times New Roman"/>
                <w:sz w:val="28"/>
                <w:szCs w:val="28"/>
              </w:rPr>
            </w:pPr>
          </w:p>
          <w:p w14:paraId="250F9251" w14:textId="77777777" w:rsidR="009B3402" w:rsidRPr="00CB5B42" w:rsidRDefault="009B3402" w:rsidP="003B7D32">
            <w:pPr>
              <w:pStyle w:val="ListParagraph"/>
              <w:ind w:left="1440"/>
              <w:rPr>
                <w:rFonts w:ascii="Times New Roman" w:hAnsi="Times New Roman" w:cs="Times New Roman"/>
                <w:sz w:val="28"/>
                <w:szCs w:val="28"/>
              </w:rPr>
            </w:pPr>
          </w:p>
        </w:tc>
      </w:tr>
      <w:tr w:rsidR="009B3402" w:rsidRPr="00CB5B42" w14:paraId="07B52795" w14:textId="77777777" w:rsidTr="003B7D32">
        <w:tc>
          <w:tcPr>
            <w:tcW w:w="3055" w:type="dxa"/>
          </w:tcPr>
          <w:p w14:paraId="2C80871D"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lastRenderedPageBreak/>
              <w:t>Các yêu cầu đặc biệt</w:t>
            </w:r>
          </w:p>
        </w:tc>
        <w:tc>
          <w:tcPr>
            <w:tcW w:w="6295" w:type="dxa"/>
          </w:tcPr>
          <w:p w14:paraId="59CC2505" w14:textId="03489B2D" w:rsidR="009B3402" w:rsidRPr="00CB5B42" w:rsidRDefault="009B3402" w:rsidP="00CF38C0">
            <w:pPr>
              <w:jc w:val="both"/>
              <w:rPr>
                <w:rFonts w:ascii="Times New Roman" w:hAnsi="Times New Roman" w:cs="Times New Roman"/>
                <w:sz w:val="28"/>
                <w:szCs w:val="28"/>
              </w:rPr>
            </w:pPr>
            <w:r w:rsidRPr="00CB5B42">
              <w:rPr>
                <w:rFonts w:ascii="Times New Roman" w:hAnsi="Times New Roman" w:cs="Times New Roman"/>
                <w:sz w:val="28"/>
                <w:szCs w:val="28"/>
              </w:rPr>
              <w:t xml:space="preserve">Use case này chỉ cho phép </w:t>
            </w:r>
            <w:r w:rsidR="00C01112" w:rsidRPr="00CB5B42">
              <w:rPr>
                <w:rFonts w:ascii="Times New Roman" w:hAnsi="Times New Roman" w:cs="Times New Roman"/>
                <w:sz w:val="28"/>
                <w:szCs w:val="28"/>
              </w:rPr>
              <w:t>tài khoản của trưởng khoa</w:t>
            </w:r>
            <w:r w:rsidRPr="00CB5B42">
              <w:rPr>
                <w:rFonts w:ascii="Times New Roman" w:hAnsi="Times New Roman" w:cs="Times New Roman"/>
                <w:sz w:val="28"/>
                <w:szCs w:val="28"/>
              </w:rPr>
              <w:t xml:space="preserve"> </w:t>
            </w:r>
            <w:r w:rsidR="00CF38C0" w:rsidRPr="00CB5B42">
              <w:rPr>
                <w:rFonts w:ascii="Times New Roman" w:hAnsi="Times New Roman" w:cs="Times New Roman"/>
                <w:sz w:val="28"/>
                <w:szCs w:val="28"/>
              </w:rPr>
              <w:t>thực hiện.</w:t>
            </w:r>
          </w:p>
        </w:tc>
      </w:tr>
      <w:tr w:rsidR="009B3402" w:rsidRPr="00CB5B42" w14:paraId="29F0564A" w14:textId="77777777" w:rsidTr="003B7D32">
        <w:tc>
          <w:tcPr>
            <w:tcW w:w="3055" w:type="dxa"/>
          </w:tcPr>
          <w:p w14:paraId="4BBC2EC8"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6295" w:type="dxa"/>
          </w:tcPr>
          <w:p w14:paraId="0D5B9C94" w14:textId="26BAEA5D" w:rsidR="009B3402" w:rsidRPr="00CB5B42" w:rsidRDefault="009B3402" w:rsidP="003B7D32">
            <w:pPr>
              <w:pStyle w:val="NormalWeb"/>
              <w:spacing w:before="0" w:beforeAutospacing="0" w:after="0" w:afterAutospacing="0"/>
              <w:jc w:val="both"/>
            </w:pPr>
            <w:r w:rsidRPr="00CB5B42">
              <w:rPr>
                <w:sz w:val="28"/>
                <w:szCs w:val="28"/>
              </w:rPr>
              <w:t xml:space="preserve">Người quản trị cần đăng nhập dưới vai trò </w:t>
            </w:r>
            <w:r w:rsidR="00D5043D" w:rsidRPr="00CB5B42">
              <w:rPr>
                <w:sz w:val="28"/>
                <w:szCs w:val="28"/>
              </w:rPr>
              <w:t>trưởng khoa</w:t>
            </w:r>
            <w:r w:rsidRPr="00CB5B42">
              <w:rPr>
                <w:sz w:val="28"/>
                <w:szCs w:val="28"/>
              </w:rPr>
              <w:t xml:space="preserve"> trước khi thực hiện use case.</w:t>
            </w:r>
          </w:p>
          <w:p w14:paraId="0E929F27" w14:textId="77777777" w:rsidR="009B3402" w:rsidRPr="00CB5B42" w:rsidRDefault="009B3402" w:rsidP="003B7D32">
            <w:pPr>
              <w:jc w:val="both"/>
              <w:rPr>
                <w:rFonts w:ascii="Times New Roman" w:hAnsi="Times New Roman" w:cs="Times New Roman"/>
                <w:sz w:val="28"/>
                <w:szCs w:val="28"/>
              </w:rPr>
            </w:pPr>
          </w:p>
        </w:tc>
      </w:tr>
      <w:tr w:rsidR="009B3402" w:rsidRPr="00CB5B42" w14:paraId="43B6A181" w14:textId="77777777" w:rsidTr="003B7D32">
        <w:tc>
          <w:tcPr>
            <w:tcW w:w="3055" w:type="dxa"/>
          </w:tcPr>
          <w:p w14:paraId="042B146D"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lastRenderedPageBreak/>
              <w:t>Hậu điều kiện</w:t>
            </w:r>
          </w:p>
        </w:tc>
        <w:tc>
          <w:tcPr>
            <w:tcW w:w="6295" w:type="dxa"/>
          </w:tcPr>
          <w:p w14:paraId="03BB4E47" w14:textId="6D505328" w:rsidR="009B3402" w:rsidRPr="00CB5B42" w:rsidRDefault="009B3402" w:rsidP="009B74C2">
            <w:pPr>
              <w:jc w:val="both"/>
              <w:rPr>
                <w:rFonts w:ascii="Times New Roman" w:hAnsi="Times New Roman" w:cs="Times New Roman"/>
                <w:sz w:val="28"/>
                <w:szCs w:val="28"/>
              </w:rPr>
            </w:pPr>
            <w:r w:rsidRPr="00CB5B42">
              <w:rPr>
                <w:rFonts w:ascii="Times New Roman" w:hAnsi="Times New Roman" w:cs="Times New Roman"/>
                <w:sz w:val="28"/>
                <w:szCs w:val="28"/>
              </w:rPr>
              <w:t xml:space="preserve">Nếu use case kết thúc thành công thì thông tin </w:t>
            </w:r>
            <w:r w:rsidR="009B74C2" w:rsidRPr="00CB5B42">
              <w:rPr>
                <w:rFonts w:ascii="Times New Roman" w:hAnsi="Times New Roman" w:cs="Times New Roman"/>
                <w:sz w:val="28"/>
                <w:szCs w:val="28"/>
              </w:rPr>
              <w:t>phân quyền</w:t>
            </w:r>
            <w:r w:rsidRPr="00CB5B42">
              <w:rPr>
                <w:rFonts w:ascii="Times New Roman" w:hAnsi="Times New Roman" w:cs="Times New Roman"/>
                <w:sz w:val="28"/>
                <w:szCs w:val="28"/>
              </w:rPr>
              <w:t xml:space="preserve"> sẽ được cập nhật trong cơ sở dữ liệu.</w:t>
            </w:r>
          </w:p>
        </w:tc>
      </w:tr>
      <w:tr w:rsidR="009B3402" w:rsidRPr="00CB5B42" w14:paraId="662E561D" w14:textId="77777777" w:rsidTr="003B7D32">
        <w:tc>
          <w:tcPr>
            <w:tcW w:w="3055" w:type="dxa"/>
          </w:tcPr>
          <w:p w14:paraId="505EB60B"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6295" w:type="dxa"/>
          </w:tcPr>
          <w:p w14:paraId="5C7A9837" w14:textId="77777777" w:rsidR="009B3402" w:rsidRPr="00CB5B42" w:rsidRDefault="009B3402" w:rsidP="003B7D32">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42FBC412" w14:textId="77777777" w:rsidR="00BB615F" w:rsidRPr="00CB5B42" w:rsidRDefault="00BB615F" w:rsidP="00DC1D5C">
      <w:pPr>
        <w:rPr>
          <w:rFonts w:ascii="Times New Roman" w:hAnsi="Times New Roman" w:cs="Times New Roman"/>
          <w:sz w:val="28"/>
          <w:szCs w:val="28"/>
        </w:rPr>
      </w:pPr>
    </w:p>
    <w:p w14:paraId="731E5127" w14:textId="2C6FBE60" w:rsidR="00024456" w:rsidRPr="00CB5B42" w:rsidRDefault="00024456" w:rsidP="00C54457">
      <w:pPr>
        <w:pStyle w:val="Heading5"/>
        <w:rPr>
          <w:rFonts w:cs="Times New Roman"/>
        </w:rPr>
      </w:pPr>
      <w:r w:rsidRPr="00CB5B42">
        <w:rPr>
          <w:rFonts w:cs="Times New Roman"/>
        </w:rPr>
        <w:t>Xem lịch sử thay đổi</w:t>
      </w:r>
    </w:p>
    <w:tbl>
      <w:tblPr>
        <w:tblStyle w:val="TableGrid"/>
        <w:tblW w:w="0" w:type="auto"/>
        <w:tblLook w:val="04A0" w:firstRow="1" w:lastRow="0" w:firstColumn="1" w:lastColumn="0" w:noHBand="0" w:noVBand="1"/>
      </w:tblPr>
      <w:tblGrid>
        <w:gridCol w:w="2711"/>
        <w:gridCol w:w="5732"/>
      </w:tblGrid>
      <w:tr w:rsidR="00DC1D5C" w:rsidRPr="00CB5B42" w14:paraId="3444A239" w14:textId="77777777" w:rsidTr="00AA33F8">
        <w:tc>
          <w:tcPr>
            <w:tcW w:w="3055" w:type="dxa"/>
          </w:tcPr>
          <w:p w14:paraId="57159527"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Tên use case</w:t>
            </w:r>
          </w:p>
        </w:tc>
        <w:tc>
          <w:tcPr>
            <w:tcW w:w="6295" w:type="dxa"/>
          </w:tcPr>
          <w:p w14:paraId="7207E762"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Xem lịch sử thay đổi</w:t>
            </w:r>
          </w:p>
        </w:tc>
      </w:tr>
      <w:tr w:rsidR="00DC1D5C" w:rsidRPr="00CB5B42" w14:paraId="574F097A" w14:textId="77777777" w:rsidTr="00AA33F8">
        <w:tc>
          <w:tcPr>
            <w:tcW w:w="3055" w:type="dxa"/>
          </w:tcPr>
          <w:p w14:paraId="481035D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Mô tả vắn tắt</w:t>
            </w:r>
          </w:p>
        </w:tc>
        <w:tc>
          <w:tcPr>
            <w:tcW w:w="6295" w:type="dxa"/>
          </w:tcPr>
          <w:p w14:paraId="30EEE189"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Use case cho phép cho phép bộ phẩn quản lý phân quyền xem hoạt động của mỗi tài khoản.</w:t>
            </w:r>
          </w:p>
        </w:tc>
      </w:tr>
      <w:tr w:rsidR="00DC1D5C" w:rsidRPr="00CB5B42" w14:paraId="39C812AC" w14:textId="77777777" w:rsidTr="00AA33F8">
        <w:tc>
          <w:tcPr>
            <w:tcW w:w="3055" w:type="dxa"/>
          </w:tcPr>
          <w:p w14:paraId="0E2B7CD1"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Luông sự kiện</w:t>
            </w:r>
          </w:p>
        </w:tc>
        <w:tc>
          <w:tcPr>
            <w:tcW w:w="6295" w:type="dxa"/>
          </w:tcPr>
          <w:p w14:paraId="35601C31" w14:textId="77777777" w:rsidR="00DC1D5C" w:rsidRPr="00CB5B42" w:rsidRDefault="00DC1D5C" w:rsidP="00AA33F8">
            <w:pPr>
              <w:ind w:left="360"/>
              <w:rPr>
                <w:rFonts w:ascii="Times New Roman" w:hAnsi="Times New Roman" w:cs="Times New Roman"/>
                <w:sz w:val="28"/>
                <w:szCs w:val="28"/>
              </w:rPr>
            </w:pPr>
            <w:r w:rsidRPr="00CB5B42">
              <w:rPr>
                <w:rFonts w:ascii="Times New Roman" w:hAnsi="Times New Roman" w:cs="Times New Roman"/>
                <w:sz w:val="28"/>
                <w:szCs w:val="28"/>
              </w:rPr>
              <w:t>1. Luồng cơ bản:</w:t>
            </w:r>
          </w:p>
          <w:p w14:paraId="43265B78" w14:textId="77777777" w:rsidR="00DC1D5C" w:rsidRPr="00CB5B42" w:rsidRDefault="00DC1D5C" w:rsidP="00DC1D5C">
            <w:pPr>
              <w:pStyle w:val="ListParagraph"/>
              <w:numPr>
                <w:ilvl w:val="1"/>
                <w:numId w:val="17"/>
              </w:numPr>
              <w:ind w:left="1876"/>
              <w:rPr>
                <w:rFonts w:ascii="Times New Roman" w:hAnsi="Times New Roman" w:cs="Times New Roman"/>
                <w:sz w:val="28"/>
                <w:szCs w:val="28"/>
              </w:rPr>
            </w:pPr>
            <w:r w:rsidRPr="00CB5B42">
              <w:rPr>
                <w:rFonts w:ascii="Times New Roman" w:hAnsi="Times New Roman" w:cs="Times New Roman"/>
                <w:sz w:val="28"/>
                <w:szCs w:val="28"/>
              </w:rPr>
              <w:t>Use case này bắt đầu khi người quản lý kích vào danh sách tài khoản. Hệ thống hiển thị danh sách các tài khoản lên màn hình.</w:t>
            </w:r>
          </w:p>
          <w:p w14:paraId="318FD200" w14:textId="77777777" w:rsidR="00DC1D5C" w:rsidRPr="00CB5B42" w:rsidRDefault="00DC1D5C" w:rsidP="00DC1D5C">
            <w:pPr>
              <w:pStyle w:val="ListParagraph"/>
              <w:numPr>
                <w:ilvl w:val="1"/>
                <w:numId w:val="17"/>
              </w:numPr>
              <w:spacing w:after="160" w:line="259" w:lineRule="auto"/>
              <w:ind w:left="1876"/>
              <w:rPr>
                <w:rFonts w:ascii="Times New Roman" w:hAnsi="Times New Roman" w:cs="Times New Roman"/>
                <w:sz w:val="28"/>
                <w:szCs w:val="28"/>
              </w:rPr>
            </w:pPr>
            <w:r w:rsidRPr="00CB5B42">
              <w:rPr>
                <w:rFonts w:ascii="Times New Roman" w:hAnsi="Times New Roman" w:cs="Times New Roman"/>
                <w:sz w:val="28"/>
                <w:szCs w:val="28"/>
              </w:rPr>
              <w:t>Phân quyền, người quản lý ấn vào tài khoản cần xem, hệ thống hiển thị sang một cửa sổ mới hiển thị các hoạt động của tài khoản đó: tài khoản, hoạt động, thời gian.</w:t>
            </w:r>
          </w:p>
          <w:p w14:paraId="757827CF" w14:textId="77777777" w:rsidR="00DC1D5C" w:rsidRPr="00CB5B42" w:rsidRDefault="00DC1D5C" w:rsidP="00DC1D5C">
            <w:pPr>
              <w:pStyle w:val="ListParagraph"/>
              <w:numPr>
                <w:ilvl w:val="0"/>
                <w:numId w:val="15"/>
              </w:numPr>
              <w:rPr>
                <w:rFonts w:ascii="Times New Roman" w:hAnsi="Times New Roman" w:cs="Times New Roman"/>
                <w:sz w:val="28"/>
                <w:szCs w:val="28"/>
              </w:rPr>
            </w:pPr>
            <w:r w:rsidRPr="00CB5B42">
              <w:rPr>
                <w:rFonts w:ascii="Times New Roman" w:hAnsi="Times New Roman" w:cs="Times New Roman"/>
                <w:sz w:val="28"/>
                <w:szCs w:val="28"/>
              </w:rPr>
              <w:t>Luồng rẽ nhánh:</w:t>
            </w:r>
          </w:p>
          <w:p w14:paraId="1D9C19ED" w14:textId="77777777" w:rsidR="00DC1D5C" w:rsidRPr="00CB5B42" w:rsidRDefault="00DC1D5C" w:rsidP="00727D79">
            <w:pPr>
              <w:pStyle w:val="ListParagraph"/>
              <w:numPr>
                <w:ilvl w:val="0"/>
                <w:numId w:val="21"/>
              </w:numPr>
              <w:rPr>
                <w:rFonts w:ascii="Times New Roman" w:hAnsi="Times New Roman" w:cs="Times New Roman"/>
                <w:sz w:val="28"/>
                <w:szCs w:val="28"/>
              </w:rPr>
            </w:pPr>
            <w:r w:rsidRPr="00CB5B42">
              <w:rPr>
                <w:rFonts w:ascii="Times New Roman" w:hAnsi="Times New Roman" w:cs="Times New Roman"/>
                <w:sz w:val="28"/>
                <w:szCs w:val="28"/>
              </w:rPr>
              <w:t>Tại bước 1.2 nếu người dùng ấn “Hủy” thì hệ thống hủy bỏ thao tác phân quyền cho tài khoản.</w:t>
            </w:r>
          </w:p>
          <w:p w14:paraId="089B57F7" w14:textId="77777777" w:rsidR="00DC1D5C" w:rsidRPr="00CB5B42" w:rsidRDefault="00DC1D5C" w:rsidP="00727D79">
            <w:pPr>
              <w:pStyle w:val="ListParagraph"/>
              <w:numPr>
                <w:ilvl w:val="0"/>
                <w:numId w:val="21"/>
              </w:numPr>
              <w:rPr>
                <w:rFonts w:ascii="Times New Roman" w:hAnsi="Times New Roman" w:cs="Times New Roman"/>
                <w:sz w:val="28"/>
                <w:szCs w:val="28"/>
              </w:rPr>
            </w:pPr>
            <w:r w:rsidRPr="00CB5B42">
              <w:rPr>
                <w:rFonts w:ascii="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A8A616B" w14:textId="77777777" w:rsidR="00DC1D5C" w:rsidRPr="00CB5B42" w:rsidRDefault="00DC1D5C" w:rsidP="00AA33F8">
            <w:pPr>
              <w:pStyle w:val="ListParagraph"/>
              <w:ind w:left="1440"/>
              <w:rPr>
                <w:rFonts w:ascii="Times New Roman" w:hAnsi="Times New Roman" w:cs="Times New Roman"/>
                <w:sz w:val="28"/>
                <w:szCs w:val="28"/>
              </w:rPr>
            </w:pPr>
          </w:p>
        </w:tc>
      </w:tr>
      <w:tr w:rsidR="00DC1D5C" w:rsidRPr="00CB5B42" w14:paraId="3CFF86E0" w14:textId="77777777" w:rsidTr="00AA33F8">
        <w:tc>
          <w:tcPr>
            <w:tcW w:w="3055" w:type="dxa"/>
          </w:tcPr>
          <w:p w14:paraId="4B81314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Các yêu cầu đặc biệt</w:t>
            </w:r>
          </w:p>
        </w:tc>
        <w:tc>
          <w:tcPr>
            <w:tcW w:w="6295" w:type="dxa"/>
          </w:tcPr>
          <w:p w14:paraId="364CD7CC"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Use case này chỉ cho phép một số vai trò như người quản trị hoặc chủ hệ thống thực hiện</w:t>
            </w:r>
          </w:p>
        </w:tc>
      </w:tr>
      <w:tr w:rsidR="00DC1D5C" w:rsidRPr="00CB5B42" w14:paraId="557C68B7" w14:textId="77777777" w:rsidTr="00AA33F8">
        <w:tc>
          <w:tcPr>
            <w:tcW w:w="3055" w:type="dxa"/>
          </w:tcPr>
          <w:p w14:paraId="31E60A14"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Tiền điều kiện</w:t>
            </w:r>
          </w:p>
        </w:tc>
        <w:tc>
          <w:tcPr>
            <w:tcW w:w="6295" w:type="dxa"/>
          </w:tcPr>
          <w:p w14:paraId="611D7EC6" w14:textId="77777777" w:rsidR="00DC1D5C" w:rsidRPr="00CB5B42" w:rsidRDefault="00DC1D5C" w:rsidP="00AA33F8">
            <w:pPr>
              <w:pStyle w:val="NormalWeb"/>
              <w:spacing w:before="0" w:beforeAutospacing="0" w:after="0" w:afterAutospacing="0"/>
              <w:jc w:val="both"/>
            </w:pPr>
            <w:r w:rsidRPr="00CB5B42">
              <w:rPr>
                <w:sz w:val="28"/>
                <w:szCs w:val="28"/>
              </w:rPr>
              <w:t>Người quản trị cần đăng nhập dưới vai trò người quản trị hệ thống trước khi thực hiện use case.</w:t>
            </w:r>
          </w:p>
          <w:p w14:paraId="43956625" w14:textId="77777777" w:rsidR="00DC1D5C" w:rsidRPr="00CB5B42" w:rsidRDefault="00DC1D5C" w:rsidP="00AA33F8">
            <w:pPr>
              <w:jc w:val="both"/>
              <w:rPr>
                <w:rFonts w:ascii="Times New Roman" w:hAnsi="Times New Roman" w:cs="Times New Roman"/>
                <w:sz w:val="28"/>
                <w:szCs w:val="28"/>
              </w:rPr>
            </w:pPr>
          </w:p>
        </w:tc>
      </w:tr>
      <w:tr w:rsidR="00DC1D5C" w:rsidRPr="00CB5B42" w14:paraId="4EFB8F6A" w14:textId="77777777" w:rsidTr="00AA33F8">
        <w:tc>
          <w:tcPr>
            <w:tcW w:w="3055" w:type="dxa"/>
          </w:tcPr>
          <w:p w14:paraId="20CA1511"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Hậu điều kiện</w:t>
            </w:r>
          </w:p>
        </w:tc>
        <w:tc>
          <w:tcPr>
            <w:tcW w:w="6295" w:type="dxa"/>
          </w:tcPr>
          <w:p w14:paraId="0396E5D3" w14:textId="77777777" w:rsidR="00DC1D5C" w:rsidRPr="00CB5B42" w:rsidRDefault="00DC1D5C" w:rsidP="00AA33F8">
            <w:pPr>
              <w:jc w:val="both"/>
              <w:rPr>
                <w:rFonts w:ascii="Times New Roman" w:hAnsi="Times New Roman" w:cs="Times New Roman"/>
                <w:sz w:val="28"/>
                <w:szCs w:val="28"/>
              </w:rPr>
            </w:pPr>
            <w:r w:rsidRPr="00CB5B42">
              <w:rPr>
                <w:rFonts w:ascii="Times New Roman" w:hAnsi="Times New Roman" w:cs="Times New Roman"/>
                <w:sz w:val="28"/>
                <w:szCs w:val="28"/>
              </w:rPr>
              <w:t>Nếu use case kết thúc thành công thì thông tin chủ đề tranh sẽ được cập nhật trong cơ sở dữ liệu.</w:t>
            </w:r>
          </w:p>
        </w:tc>
      </w:tr>
      <w:tr w:rsidR="00DC1D5C" w:rsidRPr="00CB5B42" w14:paraId="1C9EF480" w14:textId="77777777" w:rsidTr="00AA33F8">
        <w:tc>
          <w:tcPr>
            <w:tcW w:w="3055" w:type="dxa"/>
          </w:tcPr>
          <w:p w14:paraId="23B9C574"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Điểm mở rộng</w:t>
            </w:r>
          </w:p>
        </w:tc>
        <w:tc>
          <w:tcPr>
            <w:tcW w:w="6295" w:type="dxa"/>
          </w:tcPr>
          <w:p w14:paraId="28D8B4DB" w14:textId="77777777" w:rsidR="00DC1D5C" w:rsidRPr="00CB5B42" w:rsidRDefault="00DC1D5C" w:rsidP="00AA33F8">
            <w:pPr>
              <w:rPr>
                <w:rFonts w:ascii="Times New Roman" w:hAnsi="Times New Roman" w:cs="Times New Roman"/>
                <w:sz w:val="28"/>
                <w:szCs w:val="28"/>
              </w:rPr>
            </w:pPr>
            <w:r w:rsidRPr="00CB5B42">
              <w:rPr>
                <w:rFonts w:ascii="Times New Roman" w:hAnsi="Times New Roman" w:cs="Times New Roman"/>
                <w:sz w:val="28"/>
                <w:szCs w:val="28"/>
              </w:rPr>
              <w:t>Không có</w:t>
            </w:r>
          </w:p>
        </w:tc>
      </w:tr>
    </w:tbl>
    <w:p w14:paraId="19169C28" w14:textId="77777777" w:rsidR="00DC1D5C" w:rsidRPr="00CB5B42" w:rsidRDefault="00DC1D5C" w:rsidP="00DC1D5C">
      <w:pPr>
        <w:rPr>
          <w:rFonts w:ascii="Times New Roman" w:hAnsi="Times New Roman" w:cs="Times New Roman"/>
          <w:sz w:val="28"/>
          <w:szCs w:val="28"/>
        </w:rPr>
      </w:pPr>
    </w:p>
    <w:p w14:paraId="3959DCE0" w14:textId="5DCB7DE1" w:rsidR="00BD7336" w:rsidRPr="00CB5B42" w:rsidRDefault="00BD7336" w:rsidP="00BD7336">
      <w:pPr>
        <w:pStyle w:val="Heading1"/>
        <w:jc w:val="center"/>
        <w:rPr>
          <w:rFonts w:cs="Times New Roman"/>
        </w:rPr>
      </w:pPr>
      <w:bookmarkStart w:id="12" w:name="_Toc67317982"/>
      <w:bookmarkStart w:id="13" w:name="_Toc67320953"/>
      <w:r w:rsidRPr="00CB5B42">
        <w:rPr>
          <w:rFonts w:cs="Times New Roman"/>
        </w:rPr>
        <w:br w:type="page"/>
      </w:r>
      <w:bookmarkStart w:id="14" w:name="_Toc96828247"/>
      <w:r w:rsidRPr="00CB5B42">
        <w:rPr>
          <w:rFonts w:cs="Times New Roman"/>
        </w:rPr>
        <w:lastRenderedPageBreak/>
        <w:t>TRIỂN KHAI CHƯƠNG TRÌNH</w:t>
      </w:r>
      <w:bookmarkEnd w:id="14"/>
    </w:p>
    <w:p w14:paraId="62A904C4" w14:textId="377EB1EF" w:rsidR="00BD7336" w:rsidRPr="00CB5B42" w:rsidRDefault="00BD7336" w:rsidP="00BD7336">
      <w:pPr>
        <w:pStyle w:val="Heading2"/>
        <w:rPr>
          <w:rFonts w:cs="Times New Roman"/>
        </w:rPr>
      </w:pPr>
      <w:bookmarkStart w:id="15" w:name="_Toc96828248"/>
      <w:r w:rsidRPr="00CB5B42">
        <w:rPr>
          <w:rFonts w:cs="Times New Roman"/>
        </w:rPr>
        <w:t>Nguyễn Thành Dương</w:t>
      </w:r>
      <w:bookmarkEnd w:id="15"/>
    </w:p>
    <w:p w14:paraId="127CF891" w14:textId="77777777" w:rsidR="00BD7336" w:rsidRPr="00CB5B42" w:rsidRDefault="00BD7336" w:rsidP="00BD7336">
      <w:pPr>
        <w:rPr>
          <w:rFonts w:ascii="Times New Roman" w:hAnsi="Times New Roman" w:cs="Times New Roman"/>
        </w:rPr>
      </w:pPr>
    </w:p>
    <w:p w14:paraId="25915455" w14:textId="37BA7B7B" w:rsidR="00BD7336" w:rsidRPr="00CB5B42" w:rsidRDefault="00BD7336" w:rsidP="00BD7336">
      <w:pPr>
        <w:pStyle w:val="Heading3"/>
        <w:rPr>
          <w:rFonts w:cs="Times New Roman"/>
        </w:rPr>
      </w:pPr>
      <w:r w:rsidRPr="00CB5B42">
        <w:rPr>
          <w:rFonts w:cs="Times New Roman"/>
        </w:rPr>
        <w:br w:type="page"/>
      </w:r>
      <w:bookmarkStart w:id="16" w:name="_Toc96828249"/>
      <w:r w:rsidRPr="00CB5B42">
        <w:rPr>
          <w:rFonts w:cs="Times New Roman"/>
        </w:rPr>
        <w:lastRenderedPageBreak/>
        <w:t>Đăng nhập</w:t>
      </w:r>
      <w:bookmarkEnd w:id="16"/>
    </w:p>
    <w:p w14:paraId="535D1612" w14:textId="77777777" w:rsidR="00BD7336" w:rsidRPr="00CB5B42" w:rsidRDefault="00BD7336" w:rsidP="00BD7336">
      <w:pPr>
        <w:rPr>
          <w:rFonts w:ascii="Times New Roman" w:hAnsi="Times New Roman" w:cs="Times New Roman"/>
          <w:sz w:val="26"/>
          <w:szCs w:val="26"/>
        </w:rPr>
      </w:pPr>
      <w:r w:rsidRPr="00CB5B42">
        <w:rPr>
          <w:rFonts w:ascii="Times New Roman" w:hAnsi="Times New Roman" w:cs="Times New Roman"/>
          <w:sz w:val="26"/>
          <w:szCs w:val="26"/>
        </w:rPr>
        <w:t xml:space="preserve">- Đầu tiên tạo một hàm kiểm tra tài khoản, mật khẩu kết hợp đọc dữ liệu từ file </w:t>
      </w:r>
    </w:p>
    <w:p w14:paraId="35249E89" w14:textId="77777777" w:rsidR="00BD7336" w:rsidRPr="00CB5B42" w:rsidRDefault="00BD7336" w:rsidP="00BD7336">
      <w:pPr>
        <w:ind w:firstLine="720"/>
        <w:rPr>
          <w:rFonts w:ascii="Times New Roman" w:hAnsi="Times New Roman" w:cs="Times New Roman"/>
          <w:sz w:val="26"/>
          <w:szCs w:val="26"/>
        </w:rPr>
      </w:pPr>
      <w:r w:rsidRPr="00CB5B42">
        <w:rPr>
          <w:rFonts w:ascii="Times New Roman" w:hAnsi="Times New Roman" w:cs="Times New Roman"/>
          <w:sz w:val="26"/>
          <w:szCs w:val="26"/>
        </w:rPr>
        <w:t>+ Sử dụng đọc/ghi file một đối tượng (ở đây em dùng file txt) để lưu trữ và đọc file</w:t>
      </w:r>
    </w:p>
    <w:p w14:paraId="58E2BA1F" w14:textId="77777777" w:rsidR="00BD7336" w:rsidRPr="00CB5B42" w:rsidRDefault="00BD7336" w:rsidP="00BD7336">
      <w:pPr>
        <w:ind w:firstLine="72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2BDAAAE" wp14:editId="41498564">
            <wp:extent cx="5943600" cy="513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30800"/>
                    </a:xfrm>
                    <a:prstGeom prst="rect">
                      <a:avLst/>
                    </a:prstGeom>
                  </pic:spPr>
                </pic:pic>
              </a:graphicData>
            </a:graphic>
          </wp:inline>
        </w:drawing>
      </w:r>
    </w:p>
    <w:p w14:paraId="0D0B14A0" w14:textId="77777777" w:rsidR="00BD7336" w:rsidRPr="00CB5B42" w:rsidRDefault="00BD7336" w:rsidP="00BD7336">
      <w:pPr>
        <w:rPr>
          <w:rFonts w:ascii="Times New Roman" w:hAnsi="Times New Roman" w:cs="Times New Roman"/>
          <w:sz w:val="26"/>
          <w:szCs w:val="26"/>
        </w:rPr>
      </w:pPr>
      <w:r w:rsidRPr="00CB5B42">
        <w:rPr>
          <w:rFonts w:ascii="Times New Roman" w:hAnsi="Times New Roman" w:cs="Times New Roman"/>
          <w:sz w:val="26"/>
          <w:szCs w:val="26"/>
        </w:rPr>
        <w:t>- Gán đối tượng user của lớp TaiKhoan cho một đối tượng trong Array nếu đúng tất cả điều kiện</w:t>
      </w:r>
      <w:r w:rsidRPr="00CB5B42">
        <w:rPr>
          <w:rFonts w:ascii="Times New Roman" w:hAnsi="Times New Roman" w:cs="Times New Roman"/>
          <w:noProof/>
          <w:sz w:val="26"/>
          <w:szCs w:val="26"/>
        </w:rPr>
        <w:drawing>
          <wp:inline distT="0" distB="0" distL="0" distR="0" wp14:anchorId="3C8F1F4D" wp14:editId="59B0B2E0">
            <wp:extent cx="2971800" cy="29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95275"/>
                    </a:xfrm>
                    <a:prstGeom prst="rect">
                      <a:avLst/>
                    </a:prstGeom>
                  </pic:spPr>
                </pic:pic>
              </a:graphicData>
            </a:graphic>
          </wp:inline>
        </w:drawing>
      </w:r>
    </w:p>
    <w:p w14:paraId="7D22FE09" w14:textId="77777777" w:rsidR="00BD7336" w:rsidRPr="00CB5B42" w:rsidRDefault="00BD7336" w:rsidP="00BD7336">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ACB1669" wp14:editId="0C27AE96">
            <wp:extent cx="5943600" cy="3058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8795"/>
                    </a:xfrm>
                    <a:prstGeom prst="rect">
                      <a:avLst/>
                    </a:prstGeom>
                  </pic:spPr>
                </pic:pic>
              </a:graphicData>
            </a:graphic>
          </wp:inline>
        </w:drawing>
      </w:r>
    </w:p>
    <w:p w14:paraId="42789D26"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Sử dụng try/catch để xử lý ngoại lệ cho việc đọc file</w:t>
      </w:r>
    </w:p>
    <w:p w14:paraId="28319AA4"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Tạo giao diện trong màn hình console</w:t>
      </w:r>
    </w:p>
    <w:p w14:paraId="12064545"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9616E75" wp14:editId="59D760A9">
            <wp:extent cx="5943600" cy="2809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9240"/>
                    </a:xfrm>
                    <a:prstGeom prst="rect">
                      <a:avLst/>
                    </a:prstGeom>
                  </pic:spPr>
                </pic:pic>
              </a:graphicData>
            </a:graphic>
          </wp:inline>
        </w:drawing>
      </w:r>
    </w:p>
    <w:p w14:paraId="159C2AAE"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Nhập userName và passW tương ứng với tên tài khoản và mật khẩu</w:t>
      </w:r>
    </w:p>
    <w:p w14:paraId="231E1B0C"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Dùng hàm checker để kiểm tra userName và passW: sau khi đăng nhập, nếu tài khoản được phân quyền là 1 thì gọi ra menuNguoiDung, còn lại thì là gọi ra menuQTV (quản trị viên)</w:t>
      </w:r>
    </w:p>
    <w:p w14:paraId="550059EC"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Nếu không đăng nhập thành công thì in ra thông báo và hỏi xem người dùng có muốn nhập lại không</w:t>
      </w:r>
    </w:p>
    <w:p w14:paraId="0986A647"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 xml:space="preserve">Gọi hàm tạo giao diện trong hàm main </w:t>
      </w:r>
    </w:p>
    <w:p w14:paraId="0DA5A8B8"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36A40B49" wp14:editId="4E51CBD5">
            <wp:extent cx="4010025" cy="77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771525"/>
                    </a:xfrm>
                    <a:prstGeom prst="rect">
                      <a:avLst/>
                    </a:prstGeom>
                  </pic:spPr>
                </pic:pic>
              </a:graphicData>
            </a:graphic>
          </wp:inline>
        </w:drawing>
      </w:r>
    </w:p>
    <w:p w14:paraId="274653CB" w14:textId="7DC6FDDC" w:rsidR="00BD7336" w:rsidRPr="00CB5B42" w:rsidRDefault="00BD7336" w:rsidP="00BD7336">
      <w:pPr>
        <w:pStyle w:val="Heading3"/>
        <w:rPr>
          <w:rFonts w:cs="Times New Roman"/>
        </w:rPr>
      </w:pPr>
      <w:bookmarkStart w:id="17" w:name="_Toc96828250"/>
      <w:r w:rsidRPr="00CB5B42">
        <w:rPr>
          <w:rFonts w:cs="Times New Roman"/>
        </w:rPr>
        <w:t>Mục cá nhân</w:t>
      </w:r>
      <w:bookmarkEnd w:id="17"/>
    </w:p>
    <w:p w14:paraId="50094805"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sz w:val="26"/>
          <w:szCs w:val="26"/>
        </w:rPr>
        <w:t>- Tạo giao diện menu có các chức năng: Xem thông tin cá nhân, cập nhật thông tin cá nhân, đổi mật khẩu, trở về.</w:t>
      </w:r>
    </w:p>
    <w:p w14:paraId="0F1CC747"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3057BD4" wp14:editId="746C387F">
            <wp:extent cx="5943600" cy="101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17270"/>
                    </a:xfrm>
                    <a:prstGeom prst="rect">
                      <a:avLst/>
                    </a:prstGeom>
                  </pic:spPr>
                </pic:pic>
              </a:graphicData>
            </a:graphic>
          </wp:inline>
        </w:drawing>
      </w:r>
    </w:p>
    <w:p w14:paraId="5E15B201"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Tạo một biến ‘chon’ và sử dụng switch/case để tạo menu tương ứng với các chức năng:</w:t>
      </w:r>
    </w:p>
    <w:p w14:paraId="015AA795"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76C06116" wp14:editId="4D597A0F">
            <wp:extent cx="5943600" cy="3445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5510"/>
                    </a:xfrm>
                    <a:prstGeom prst="rect">
                      <a:avLst/>
                    </a:prstGeom>
                  </pic:spPr>
                </pic:pic>
              </a:graphicData>
            </a:graphic>
          </wp:inline>
        </w:drawing>
      </w:r>
    </w:p>
    <w:p w14:paraId="0DDBC318"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sz w:val="26"/>
          <w:szCs w:val="26"/>
        </w:rPr>
        <w:t>+ Chức năng xem thông tin cá nhân(xemTT):</w:t>
      </w:r>
    </w:p>
    <w:p w14:paraId="42D81988"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7CAC6F08" wp14:editId="7E2C8116">
            <wp:extent cx="594360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7225"/>
                    </a:xfrm>
                    <a:prstGeom prst="rect">
                      <a:avLst/>
                    </a:prstGeom>
                  </pic:spPr>
                </pic:pic>
              </a:graphicData>
            </a:graphic>
          </wp:inline>
        </w:drawing>
      </w:r>
    </w:p>
    <w:p w14:paraId="77584304"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sz w:val="26"/>
          <w:szCs w:val="26"/>
        </w:rPr>
        <w:t>+ Chức năng cập nhật lại thông tin của tài khoản người dùng (capNhatTT):</w:t>
      </w:r>
    </w:p>
    <w:p w14:paraId="100FF96D" w14:textId="77777777" w:rsidR="00BD7336" w:rsidRPr="00CB5B42" w:rsidRDefault="00BD7336" w:rsidP="00BD7336">
      <w:pPr>
        <w:pStyle w:val="ListParagraph"/>
        <w:numPr>
          <w:ilvl w:val="0"/>
          <w:numId w:val="33"/>
        </w:numPr>
        <w:rPr>
          <w:rFonts w:ascii="Times New Roman" w:hAnsi="Times New Roman" w:cs="Times New Roman"/>
          <w:sz w:val="26"/>
          <w:szCs w:val="26"/>
        </w:rPr>
      </w:pPr>
      <w:r w:rsidRPr="00CB5B42">
        <w:rPr>
          <w:rFonts w:ascii="Times New Roman" w:hAnsi="Times New Roman" w:cs="Times New Roman"/>
          <w:sz w:val="26"/>
          <w:szCs w:val="26"/>
        </w:rPr>
        <w:t>Tạo menu:</w:t>
      </w:r>
    </w:p>
    <w:p w14:paraId="4FE07F92"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C611A83" wp14:editId="0442CE43">
            <wp:extent cx="5943600" cy="795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5020"/>
                    </a:xfrm>
                    <a:prstGeom prst="rect">
                      <a:avLst/>
                    </a:prstGeom>
                  </pic:spPr>
                </pic:pic>
              </a:graphicData>
            </a:graphic>
          </wp:inline>
        </w:drawing>
      </w:r>
    </w:p>
    <w:p w14:paraId="56D8D69B" w14:textId="25C3F24E" w:rsidR="00BD7336" w:rsidRPr="00CB5B42" w:rsidRDefault="00BD7336" w:rsidP="00BD7336">
      <w:pPr>
        <w:pStyle w:val="ListParagraph"/>
        <w:numPr>
          <w:ilvl w:val="0"/>
          <w:numId w:val="33"/>
        </w:numPr>
        <w:rPr>
          <w:rFonts w:ascii="Times New Roman" w:hAnsi="Times New Roman" w:cs="Times New Roman"/>
          <w:sz w:val="26"/>
          <w:szCs w:val="26"/>
        </w:rPr>
      </w:pPr>
      <w:r w:rsidRPr="00CB5B42">
        <w:rPr>
          <w:rFonts w:ascii="Times New Roman" w:hAnsi="Times New Roman" w:cs="Times New Roman"/>
          <w:sz w:val="26"/>
          <w:szCs w:val="26"/>
        </w:rPr>
        <w:t>Sử dụng biến ‘c’ và switch/case để tạo các chức năng tương ứng với menu: thay đổi</w:t>
      </w:r>
      <w:r w:rsidRPr="00CB5B42">
        <w:rPr>
          <w:rFonts w:ascii="Times New Roman" w:hAnsi="Times New Roman" w:cs="Times New Roman"/>
          <w:sz w:val="26"/>
          <w:szCs w:val="26"/>
        </w:rPr>
        <w:t xml:space="preserve"> </w:t>
      </w:r>
      <w:r w:rsidRPr="00CB5B42">
        <w:rPr>
          <w:rFonts w:ascii="Times New Roman" w:hAnsi="Times New Roman" w:cs="Times New Roman"/>
          <w:sz w:val="26"/>
          <w:szCs w:val="26"/>
        </w:rPr>
        <w:t>(họ tên, ngày sinh, giới tính, chuyên ngành), quay lại.</w:t>
      </w:r>
      <w:r w:rsidRPr="00CB5B42">
        <w:rPr>
          <w:rFonts w:ascii="Times New Roman" w:hAnsi="Times New Roman" w:cs="Times New Roman"/>
          <w:noProof/>
          <w:sz w:val="26"/>
          <w:szCs w:val="26"/>
        </w:rPr>
        <w:drawing>
          <wp:inline distT="0" distB="0" distL="0" distR="0" wp14:anchorId="11EF9C6F" wp14:editId="3E4EE2FE">
            <wp:extent cx="4740798" cy="15392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403" cy="1541384"/>
                    </a:xfrm>
                    <a:prstGeom prst="rect">
                      <a:avLst/>
                    </a:prstGeom>
                  </pic:spPr>
                </pic:pic>
              </a:graphicData>
            </a:graphic>
          </wp:inline>
        </w:drawing>
      </w:r>
      <w:r w:rsidRPr="00CB5B42">
        <w:rPr>
          <w:rFonts w:ascii="Times New Roman" w:hAnsi="Times New Roman" w:cs="Times New Roman"/>
          <w:noProof/>
          <w:sz w:val="26"/>
          <w:szCs w:val="26"/>
        </w:rPr>
        <w:drawing>
          <wp:inline distT="0" distB="0" distL="0" distR="0" wp14:anchorId="32A17A66" wp14:editId="7F978E27">
            <wp:extent cx="4640580" cy="20590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4860" cy="2065345"/>
                    </a:xfrm>
                    <a:prstGeom prst="rect">
                      <a:avLst/>
                    </a:prstGeom>
                  </pic:spPr>
                </pic:pic>
              </a:graphicData>
            </a:graphic>
          </wp:inline>
        </w:drawing>
      </w:r>
      <w:r w:rsidRPr="00CB5B42">
        <w:rPr>
          <w:rFonts w:ascii="Times New Roman" w:hAnsi="Times New Roman" w:cs="Times New Roman"/>
          <w:noProof/>
          <w:sz w:val="26"/>
          <w:szCs w:val="26"/>
        </w:rPr>
        <w:drawing>
          <wp:inline distT="0" distB="0" distL="0" distR="0" wp14:anchorId="1E45D2C3" wp14:editId="6438B2A3">
            <wp:extent cx="4860068" cy="38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07" cy="3808513"/>
                    </a:xfrm>
                    <a:prstGeom prst="rect">
                      <a:avLst/>
                    </a:prstGeom>
                  </pic:spPr>
                </pic:pic>
              </a:graphicData>
            </a:graphic>
          </wp:inline>
        </w:drawing>
      </w:r>
    </w:p>
    <w:p w14:paraId="57ADCE1A"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lastRenderedPageBreak/>
        <w:t>Tại mỗi case: sử dụng try/catch để xử lý ngoại lệ khi lưu lại file</w:t>
      </w:r>
    </w:p>
    <w:p w14:paraId="41C89476" w14:textId="77777777" w:rsidR="00BD7336" w:rsidRPr="00CB5B42" w:rsidRDefault="00BD7336" w:rsidP="00BD7336">
      <w:pPr>
        <w:pStyle w:val="ListParagraph"/>
        <w:numPr>
          <w:ilvl w:val="0"/>
          <w:numId w:val="33"/>
        </w:numPr>
        <w:rPr>
          <w:rFonts w:ascii="Times New Roman" w:hAnsi="Times New Roman" w:cs="Times New Roman"/>
          <w:sz w:val="26"/>
          <w:szCs w:val="26"/>
        </w:rPr>
      </w:pPr>
      <w:r w:rsidRPr="00CB5B42">
        <w:rPr>
          <w:rFonts w:ascii="Times New Roman" w:hAnsi="Times New Roman" w:cs="Times New Roman"/>
          <w:sz w:val="26"/>
          <w:szCs w:val="26"/>
        </w:rPr>
        <w:t>Chức năng đổi mật khẩu(doiMK):</w:t>
      </w:r>
    </w:p>
    <w:p w14:paraId="46F4449D" w14:textId="77777777"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63F5929" wp14:editId="2BFCEFF3">
            <wp:extent cx="486629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0127" cy="3530842"/>
                    </a:xfrm>
                    <a:prstGeom prst="rect">
                      <a:avLst/>
                    </a:prstGeom>
                  </pic:spPr>
                </pic:pic>
              </a:graphicData>
            </a:graphic>
          </wp:inline>
        </w:drawing>
      </w:r>
    </w:p>
    <w:p w14:paraId="23F91B65"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Đầu tiên cần nhập mật khẩu cũ để có thể tiến hành đổi mật khẩu</w:t>
      </w:r>
    </w:p>
    <w:p w14:paraId="269CBBCC" w14:textId="7777777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Nếu mật khẩu khớp với mật khẩu của đối tượng ‘user’ đã nhập từ trước thì tiến hành nhập mật khẩu mới, lưu lại mật khẩu vừa nhập vào file danh sách tài khoản (dùng try/catch để xử lý ngoại lệ)</w:t>
      </w:r>
    </w:p>
    <w:p w14:paraId="65DD4D3C" w14:textId="02961FBD"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Nếu mật khẩu không khớp với mật khẩu của đối tượng ‘user’ đã nhập từ trước thì hiện thông báo</w:t>
      </w:r>
    </w:p>
    <w:p w14:paraId="544C58DF" w14:textId="40CE4EBF" w:rsidR="00BD7336" w:rsidRPr="00CB5B42" w:rsidRDefault="00BD7336" w:rsidP="00BD7336">
      <w:pPr>
        <w:pStyle w:val="Heading3"/>
        <w:rPr>
          <w:rFonts w:cs="Times New Roman"/>
          <w:szCs w:val="26"/>
        </w:rPr>
      </w:pPr>
      <w:bookmarkStart w:id="18" w:name="_Toc96828251"/>
      <w:r w:rsidRPr="00CB5B42">
        <w:rPr>
          <w:rFonts w:cs="Times New Roman"/>
          <w:szCs w:val="26"/>
        </w:rPr>
        <w:t>Chạy phần bài làm</w:t>
      </w:r>
      <w:bookmarkEnd w:id="18"/>
    </w:p>
    <w:p w14:paraId="45AFBF31" w14:textId="49850F83"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Đăng nhập</w:t>
      </w:r>
    </w:p>
    <w:p w14:paraId="722C3D9C" w14:textId="10B0FCE5" w:rsidR="00BD7336" w:rsidRPr="00CB5B42" w:rsidRDefault="00BD7336" w:rsidP="00BD7336">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ACCBFD1" wp14:editId="1181816B">
            <wp:extent cx="5067300" cy="2390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3140" cy="2392832"/>
                    </a:xfrm>
                    <a:prstGeom prst="rect">
                      <a:avLst/>
                    </a:prstGeom>
                  </pic:spPr>
                </pic:pic>
              </a:graphicData>
            </a:graphic>
          </wp:inline>
        </w:drawing>
      </w:r>
    </w:p>
    <w:p w14:paraId="70E28AAC" w14:textId="7A982597"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Xem thông tin cá nhân</w:t>
      </w:r>
    </w:p>
    <w:p w14:paraId="39E6FE34" w14:textId="727F1BD6"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115BDB8E" wp14:editId="12F261C0">
            <wp:extent cx="4846320" cy="5933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1399" cy="597687"/>
                    </a:xfrm>
                    <a:prstGeom prst="rect">
                      <a:avLst/>
                    </a:prstGeom>
                  </pic:spPr>
                </pic:pic>
              </a:graphicData>
            </a:graphic>
          </wp:inline>
        </w:drawing>
      </w:r>
    </w:p>
    <w:p w14:paraId="05FD3449" w14:textId="7E4BCE3A"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Chức năng đổi mật khẩu</w:t>
      </w:r>
    </w:p>
    <w:p w14:paraId="3D337B96" w14:textId="3FBDA995"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233AA7CD" wp14:editId="05C69C2F">
            <wp:extent cx="4819644" cy="1714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2287" cy="1715440"/>
                    </a:xfrm>
                    <a:prstGeom prst="rect">
                      <a:avLst/>
                    </a:prstGeom>
                  </pic:spPr>
                </pic:pic>
              </a:graphicData>
            </a:graphic>
          </wp:inline>
        </w:drawing>
      </w:r>
    </w:p>
    <w:p w14:paraId="6A1F9104" w14:textId="386E5D50" w:rsidR="00BD7336" w:rsidRPr="00CB5B42" w:rsidRDefault="00BD7336" w:rsidP="00BD7336">
      <w:pPr>
        <w:pStyle w:val="ListParagraph"/>
        <w:numPr>
          <w:ilvl w:val="0"/>
          <w:numId w:val="32"/>
        </w:numPr>
        <w:rPr>
          <w:rFonts w:ascii="Times New Roman" w:hAnsi="Times New Roman" w:cs="Times New Roman"/>
          <w:sz w:val="26"/>
          <w:szCs w:val="26"/>
        </w:rPr>
      </w:pPr>
      <w:r w:rsidRPr="00CB5B42">
        <w:rPr>
          <w:rFonts w:ascii="Times New Roman" w:hAnsi="Times New Roman" w:cs="Times New Roman"/>
          <w:sz w:val="26"/>
          <w:szCs w:val="26"/>
        </w:rPr>
        <w:t>Chức năng cập nhật thông tin cá nhân</w:t>
      </w:r>
    </w:p>
    <w:p w14:paraId="7CFE9376" w14:textId="75E0D4A4"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57939C2" wp14:editId="52A3EDA6">
            <wp:extent cx="4869180" cy="282542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9594" cy="2831469"/>
                    </a:xfrm>
                    <a:prstGeom prst="rect">
                      <a:avLst/>
                    </a:prstGeom>
                  </pic:spPr>
                </pic:pic>
              </a:graphicData>
            </a:graphic>
          </wp:inline>
        </w:drawing>
      </w:r>
    </w:p>
    <w:p w14:paraId="4D4A8187" w14:textId="7E5E0210" w:rsidR="00BD7336" w:rsidRPr="00CB5B42" w:rsidRDefault="00BD7336" w:rsidP="00BD7336">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7782246F" wp14:editId="58D50EEE">
            <wp:extent cx="5367655" cy="645160"/>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7655" cy="645160"/>
                    </a:xfrm>
                    <a:prstGeom prst="rect">
                      <a:avLst/>
                    </a:prstGeom>
                  </pic:spPr>
                </pic:pic>
              </a:graphicData>
            </a:graphic>
          </wp:inline>
        </w:drawing>
      </w:r>
    </w:p>
    <w:p w14:paraId="6EC4E37F" w14:textId="77777777" w:rsidR="00EB5B86" w:rsidRPr="00CB5B42" w:rsidRDefault="00BD7336" w:rsidP="00EB5B86">
      <w:pPr>
        <w:rPr>
          <w:rFonts w:ascii="Times New Roman" w:hAnsi="Times New Roman" w:cs="Times New Roman"/>
          <w:sz w:val="26"/>
          <w:szCs w:val="26"/>
        </w:rPr>
      </w:pPr>
      <w:r w:rsidRPr="00CB5B42">
        <w:rPr>
          <w:rFonts w:ascii="Times New Roman" w:hAnsi="Times New Roman" w:cs="Times New Roman"/>
          <w:sz w:val="26"/>
          <w:szCs w:val="26"/>
        </w:rPr>
        <w:br w:type="page"/>
      </w:r>
    </w:p>
    <w:p w14:paraId="0F9C5BEF" w14:textId="6244F02D" w:rsidR="00EB5B86" w:rsidRPr="00CB5B42" w:rsidRDefault="00EB5B86" w:rsidP="00EB5B86">
      <w:pPr>
        <w:pStyle w:val="Heading2"/>
        <w:rPr>
          <w:rFonts w:cs="Times New Roman"/>
        </w:rPr>
      </w:pPr>
      <w:bookmarkStart w:id="19" w:name="_Toc96828252"/>
      <w:r w:rsidRPr="00CB5B42">
        <w:rPr>
          <w:rFonts w:cs="Times New Roman"/>
        </w:rPr>
        <w:lastRenderedPageBreak/>
        <w:t>Vũ Đức Cường</w:t>
      </w:r>
      <w:bookmarkEnd w:id="19"/>
    </w:p>
    <w:p w14:paraId="125883C3" w14:textId="16E2A338" w:rsidR="00EB5B86" w:rsidRPr="00CB5B42" w:rsidRDefault="00EB5B86" w:rsidP="00EB5B86">
      <w:pPr>
        <w:pStyle w:val="Heading3"/>
        <w:rPr>
          <w:rFonts w:cs="Times New Roman"/>
        </w:rPr>
      </w:pPr>
      <w:bookmarkStart w:id="20" w:name="_Toc96828253"/>
      <w:r w:rsidRPr="00CB5B42">
        <w:rPr>
          <w:rFonts w:cs="Times New Roman"/>
        </w:rPr>
        <w:t>class YeuCauDangKiLichThucHanh</w:t>
      </w:r>
      <w:bookmarkEnd w:id="20"/>
    </w:p>
    <w:p w14:paraId="68C396CB"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Bao gồn các thuộc tính</w:t>
      </w:r>
    </w:p>
    <w:p w14:paraId="327CEA79"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Phương thức khởi tạo có đối, không đối</w:t>
      </w:r>
    </w:p>
    <w:p w14:paraId="7D3C000A"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Hàm in tiêu đề</w:t>
      </w:r>
    </w:p>
    <w:p w14:paraId="01DA88E8"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Hàm hiển thị trạng thái phê duyệt</w:t>
      </w:r>
    </w:p>
    <w:p w14:paraId="37C2D6C4"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Hàm hiển thị ca thực hành</w:t>
      </w:r>
    </w:p>
    <w:p w14:paraId="48B5F6AB" w14:textId="77777777" w:rsidR="00EB5B86" w:rsidRPr="00CB5B42" w:rsidRDefault="00EB5B86" w:rsidP="00EB5B86">
      <w:pPr>
        <w:pStyle w:val="ListParagraph"/>
        <w:numPr>
          <w:ilvl w:val="0"/>
          <w:numId w:val="34"/>
        </w:numPr>
        <w:rPr>
          <w:rFonts w:ascii="Times New Roman" w:hAnsi="Times New Roman" w:cs="Times New Roman"/>
          <w:sz w:val="26"/>
          <w:szCs w:val="26"/>
        </w:rPr>
      </w:pPr>
      <w:r w:rsidRPr="00CB5B42">
        <w:rPr>
          <w:rFonts w:ascii="Times New Roman" w:hAnsi="Times New Roman" w:cs="Times New Roman"/>
          <w:sz w:val="26"/>
          <w:szCs w:val="26"/>
        </w:rPr>
        <w:t>Phương thức get, set</w:t>
      </w:r>
    </w:p>
    <w:p w14:paraId="07C4EA52" w14:textId="77777777" w:rsidR="00EB5B86" w:rsidRPr="00CB5B42" w:rsidRDefault="00EB5B86" w:rsidP="00EB5B86">
      <w:pPr>
        <w:pStyle w:val="ListParagraph"/>
        <w:ind w:left="1080"/>
        <w:rPr>
          <w:rFonts w:ascii="Times New Roman" w:hAnsi="Times New Roman" w:cs="Times New Roman"/>
          <w:sz w:val="26"/>
          <w:szCs w:val="26"/>
        </w:rPr>
      </w:pPr>
    </w:p>
    <w:p w14:paraId="285E0A5B" w14:textId="77777777" w:rsidR="00EB5B86" w:rsidRPr="00CB5B42" w:rsidRDefault="00EB5B86" w:rsidP="00EB5B86">
      <w:pPr>
        <w:pStyle w:val="ListParagraph"/>
        <w:numPr>
          <w:ilvl w:val="0"/>
          <w:numId w:val="34"/>
        </w:numPr>
        <w:ind w:left="18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EDA428E" wp14:editId="26381A9A">
            <wp:extent cx="5943600" cy="4022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2090"/>
                    </a:xfrm>
                    <a:prstGeom prst="rect">
                      <a:avLst/>
                    </a:prstGeom>
                  </pic:spPr>
                </pic:pic>
              </a:graphicData>
            </a:graphic>
          </wp:inline>
        </w:drawing>
      </w:r>
    </w:p>
    <w:p w14:paraId="3AC0123C"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516157B1" wp14:editId="1E6E01A9">
            <wp:extent cx="5943600" cy="4899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99660"/>
                    </a:xfrm>
                    <a:prstGeom prst="rect">
                      <a:avLst/>
                    </a:prstGeom>
                  </pic:spPr>
                </pic:pic>
              </a:graphicData>
            </a:graphic>
          </wp:inline>
        </w:drawing>
      </w:r>
    </w:p>
    <w:p w14:paraId="75886514"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D427A7F" wp14:editId="7316BC16">
            <wp:extent cx="5276956" cy="4770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119" cy="4774787"/>
                    </a:xfrm>
                    <a:prstGeom prst="rect">
                      <a:avLst/>
                    </a:prstGeom>
                  </pic:spPr>
                </pic:pic>
              </a:graphicData>
            </a:graphic>
          </wp:inline>
        </w:drawing>
      </w:r>
    </w:p>
    <w:p w14:paraId="0C9AB5F1" w14:textId="77777777" w:rsidR="00EB5B86" w:rsidRPr="00CB5B42" w:rsidRDefault="00EB5B86" w:rsidP="00EB5B86">
      <w:pPr>
        <w:rPr>
          <w:rFonts w:ascii="Times New Roman" w:hAnsi="Times New Roman" w:cs="Times New Roman"/>
          <w:sz w:val="26"/>
          <w:szCs w:val="26"/>
        </w:rPr>
      </w:pPr>
    </w:p>
    <w:p w14:paraId="264293D4" w14:textId="77777777" w:rsidR="00EB5B86" w:rsidRPr="00CB5B42" w:rsidRDefault="00EB5B86" w:rsidP="00EB5B86">
      <w:pPr>
        <w:pStyle w:val="Heading3"/>
        <w:rPr>
          <w:rFonts w:cs="Times New Roman"/>
        </w:rPr>
      </w:pPr>
      <w:bookmarkStart w:id="21" w:name="_Toc96828254"/>
      <w:r w:rsidRPr="00CB5B42">
        <w:rPr>
          <w:rFonts w:cs="Times New Roman"/>
        </w:rPr>
        <w:t>Class DangKyLichThucHanh</w:t>
      </w:r>
      <w:bookmarkEnd w:id="21"/>
    </w:p>
    <w:p w14:paraId="632DE51C" w14:textId="77777777" w:rsidR="00EB5B86" w:rsidRPr="00CB5B42" w:rsidRDefault="00EB5B86" w:rsidP="00EB5B86">
      <w:pPr>
        <w:pStyle w:val="Heading4"/>
        <w:rPr>
          <w:rFonts w:cs="Times New Roman"/>
        </w:rPr>
      </w:pPr>
      <w:r w:rsidRPr="00CB5B42">
        <w:rPr>
          <w:rFonts w:cs="Times New Roman"/>
        </w:rPr>
        <w:t xml:space="preserve">Hàm nhập xuất 1 phiếu đăng ký lịch thực hành: </w:t>
      </w:r>
    </w:p>
    <w:p w14:paraId="72BB4CBE"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 xml:space="preserve">Mã phiếu đăng ký được sinh tự động, </w:t>
      </w:r>
    </w:p>
    <w:p w14:paraId="167C129B"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Mã giáo viên được lấy từ bảng tài khoản khi người dùng đã đăng nhập</w:t>
      </w:r>
    </w:p>
    <w:p w14:paraId="30E28845"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 xml:space="preserve">Mã lớp được lấy từ danh sách lớp học trong tài khoản của giáo viên </w:t>
      </w:r>
      <w:proofErr w:type="gramStart"/>
      <w:r w:rsidRPr="00CB5B42">
        <w:rPr>
          <w:rFonts w:ascii="Times New Roman" w:hAnsi="Times New Roman" w:cs="Times New Roman"/>
          <w:sz w:val="26"/>
          <w:szCs w:val="26"/>
        </w:rPr>
        <w:t>( giao</w:t>
      </w:r>
      <w:proofErr w:type="gramEnd"/>
      <w:r w:rsidRPr="00CB5B42">
        <w:rPr>
          <w:rFonts w:ascii="Times New Roman" w:hAnsi="Times New Roman" w:cs="Times New Roman"/>
          <w:sz w:val="26"/>
          <w:szCs w:val="26"/>
        </w:rPr>
        <w:t xml:space="preserve"> viên phải nhập đúng mã lớp của mình)</w:t>
      </w:r>
    </w:p>
    <w:p w14:paraId="7D928F3C"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 xml:space="preserve">Mã phòng học cũng lấy từ bảng phòng </w:t>
      </w:r>
      <w:proofErr w:type="gramStart"/>
      <w:r w:rsidRPr="00CB5B42">
        <w:rPr>
          <w:rFonts w:ascii="Times New Roman" w:hAnsi="Times New Roman" w:cs="Times New Roman"/>
          <w:sz w:val="26"/>
          <w:szCs w:val="26"/>
        </w:rPr>
        <w:t>( giao</w:t>
      </w:r>
      <w:proofErr w:type="gramEnd"/>
      <w:r w:rsidRPr="00CB5B42">
        <w:rPr>
          <w:rFonts w:ascii="Times New Roman" w:hAnsi="Times New Roman" w:cs="Times New Roman"/>
          <w:sz w:val="26"/>
          <w:szCs w:val="26"/>
        </w:rPr>
        <w:t xml:space="preserve"> viên phải nhập mã phòng tồn tại)</w:t>
      </w:r>
    </w:p>
    <w:p w14:paraId="7A8DFEA2"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 xml:space="preserve">Hàm kiểm tra dữ liệu nhập vào và bắt lỗi: mã, </w:t>
      </w:r>
      <w:proofErr w:type="gramStart"/>
      <w:r w:rsidRPr="00CB5B42">
        <w:rPr>
          <w:rFonts w:ascii="Times New Roman" w:hAnsi="Times New Roman" w:cs="Times New Roman"/>
          <w:sz w:val="26"/>
          <w:szCs w:val="26"/>
        </w:rPr>
        <w:t>lớp,mã</w:t>
      </w:r>
      <w:proofErr w:type="gramEnd"/>
      <w:r w:rsidRPr="00CB5B42">
        <w:rPr>
          <w:rFonts w:ascii="Times New Roman" w:hAnsi="Times New Roman" w:cs="Times New Roman"/>
          <w:sz w:val="26"/>
          <w:szCs w:val="26"/>
        </w:rPr>
        <w:t xml:space="preserve"> phòng thực hành, ngày tháng năm, mã ca thực hành, kiểm tra mã lớp đã được đăng ký chưa, hàm mời nhập lại nếu nhập sai thông tin.</w:t>
      </w:r>
    </w:p>
    <w:p w14:paraId="346E8736" w14:textId="77777777" w:rsidR="00EB5B86" w:rsidRPr="00CB5B42" w:rsidRDefault="00EB5B86" w:rsidP="00EB5B86">
      <w:pPr>
        <w:pStyle w:val="ListParagraph"/>
        <w:numPr>
          <w:ilvl w:val="1"/>
          <w:numId w:val="36"/>
        </w:numPr>
        <w:rPr>
          <w:rFonts w:ascii="Times New Roman" w:hAnsi="Times New Roman" w:cs="Times New Roman"/>
          <w:sz w:val="26"/>
          <w:szCs w:val="26"/>
        </w:rPr>
      </w:pPr>
      <w:r w:rsidRPr="00CB5B42">
        <w:rPr>
          <w:rFonts w:ascii="Times New Roman" w:hAnsi="Times New Roman" w:cs="Times New Roman"/>
          <w:sz w:val="26"/>
          <w:szCs w:val="26"/>
        </w:rPr>
        <w:t>Thêm 1 phiếu sau khi đã nhập thành công vào arraylist và lưy vào file txt qua đọc ghi đối tượng.</w:t>
      </w:r>
    </w:p>
    <w:p w14:paraId="0F45EDEC" w14:textId="77777777" w:rsidR="00EB5B86" w:rsidRPr="00CB5B42" w:rsidRDefault="00EB5B86" w:rsidP="00EB5B86">
      <w:pPr>
        <w:ind w:left="1440"/>
        <w:rPr>
          <w:rFonts w:ascii="Times New Roman" w:hAnsi="Times New Roman" w:cs="Times New Roman"/>
          <w:sz w:val="26"/>
          <w:szCs w:val="26"/>
        </w:rPr>
      </w:pPr>
    </w:p>
    <w:p w14:paraId="08C53F45" w14:textId="77777777" w:rsidR="00EB5B86" w:rsidRPr="00CB5B42" w:rsidRDefault="00EB5B86" w:rsidP="00EB5B86">
      <w:pPr>
        <w:pStyle w:val="ListParagraph"/>
        <w:ind w:left="1800"/>
        <w:rPr>
          <w:rFonts w:ascii="Times New Roman" w:hAnsi="Times New Roman" w:cs="Times New Roman"/>
          <w:sz w:val="26"/>
          <w:szCs w:val="26"/>
        </w:rPr>
      </w:pPr>
    </w:p>
    <w:p w14:paraId="1218E6F4" w14:textId="77777777" w:rsidR="00EB5B86" w:rsidRPr="00CB5B42" w:rsidRDefault="00EB5B86" w:rsidP="00EB5B86">
      <w:pPr>
        <w:pStyle w:val="ListParagraph"/>
        <w:ind w:left="1080"/>
        <w:rPr>
          <w:rFonts w:ascii="Times New Roman" w:hAnsi="Times New Roman" w:cs="Times New Roman"/>
          <w:sz w:val="26"/>
          <w:szCs w:val="26"/>
        </w:rPr>
      </w:pPr>
    </w:p>
    <w:p w14:paraId="6060CA8C" w14:textId="77777777" w:rsidR="00EB5B86" w:rsidRPr="00CB5B42" w:rsidRDefault="00EB5B86" w:rsidP="00EB5B86">
      <w:pPr>
        <w:rPr>
          <w:rFonts w:ascii="Times New Roman" w:hAnsi="Times New Roman" w:cs="Times New Roman"/>
          <w:noProof/>
          <w:sz w:val="26"/>
          <w:szCs w:val="26"/>
        </w:rPr>
      </w:pPr>
      <w:r w:rsidRPr="00CB5B42">
        <w:rPr>
          <w:rFonts w:ascii="Times New Roman" w:hAnsi="Times New Roman" w:cs="Times New Roman"/>
          <w:noProof/>
          <w:sz w:val="26"/>
          <w:szCs w:val="26"/>
        </w:rPr>
        <w:drawing>
          <wp:inline distT="0" distB="0" distL="0" distR="0" wp14:anchorId="282284F2" wp14:editId="13ABB4E0">
            <wp:extent cx="5213256" cy="2987040"/>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7674" cy="2989572"/>
                    </a:xfrm>
                    <a:prstGeom prst="rect">
                      <a:avLst/>
                    </a:prstGeom>
                  </pic:spPr>
                </pic:pic>
              </a:graphicData>
            </a:graphic>
          </wp:inline>
        </w:drawing>
      </w:r>
      <w:r w:rsidRPr="00CB5B42">
        <w:rPr>
          <w:rFonts w:ascii="Times New Roman" w:hAnsi="Times New Roman" w:cs="Times New Roman"/>
          <w:noProof/>
          <w:sz w:val="26"/>
          <w:szCs w:val="26"/>
        </w:rPr>
        <w:t xml:space="preserve"> </w:t>
      </w:r>
      <w:r w:rsidRPr="00CB5B42">
        <w:rPr>
          <w:rFonts w:ascii="Times New Roman" w:hAnsi="Times New Roman" w:cs="Times New Roman"/>
          <w:noProof/>
          <w:sz w:val="26"/>
          <w:szCs w:val="26"/>
        </w:rPr>
        <w:drawing>
          <wp:inline distT="0" distB="0" distL="0" distR="0" wp14:anchorId="3ED78210" wp14:editId="2438E2F3">
            <wp:extent cx="5056807"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1831" cy="2776436"/>
                    </a:xfrm>
                    <a:prstGeom prst="rect">
                      <a:avLst/>
                    </a:prstGeom>
                  </pic:spPr>
                </pic:pic>
              </a:graphicData>
            </a:graphic>
          </wp:inline>
        </w:drawing>
      </w:r>
    </w:p>
    <w:p w14:paraId="7C4747A1"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2515F7E0" wp14:editId="431B566B">
            <wp:extent cx="5593080" cy="70391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8097" cy="708322"/>
                    </a:xfrm>
                    <a:prstGeom prst="rect">
                      <a:avLst/>
                    </a:prstGeom>
                  </pic:spPr>
                </pic:pic>
              </a:graphicData>
            </a:graphic>
          </wp:inline>
        </w:drawing>
      </w:r>
    </w:p>
    <w:p w14:paraId="5593E578"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8941585" wp14:editId="1119A9DA">
            <wp:extent cx="5303697"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8187" cy="3508168"/>
                    </a:xfrm>
                    <a:prstGeom prst="rect">
                      <a:avLst/>
                    </a:prstGeom>
                  </pic:spPr>
                </pic:pic>
              </a:graphicData>
            </a:graphic>
          </wp:inline>
        </w:drawing>
      </w:r>
    </w:p>
    <w:p w14:paraId="25D721B5"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0B59B29" wp14:editId="360D92DA">
            <wp:extent cx="5173980" cy="331554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90" cy="3320040"/>
                    </a:xfrm>
                    <a:prstGeom prst="rect">
                      <a:avLst/>
                    </a:prstGeom>
                  </pic:spPr>
                </pic:pic>
              </a:graphicData>
            </a:graphic>
          </wp:inline>
        </w:drawing>
      </w:r>
    </w:p>
    <w:p w14:paraId="4934F2EC" w14:textId="77777777" w:rsidR="00EB5B86" w:rsidRPr="00CB5B42" w:rsidRDefault="00EB5B86" w:rsidP="00EB5B86">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0FE3C3C" wp14:editId="672A1A38">
            <wp:extent cx="4832771" cy="208026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7997" cy="2082510"/>
                    </a:xfrm>
                    <a:prstGeom prst="rect">
                      <a:avLst/>
                    </a:prstGeom>
                  </pic:spPr>
                </pic:pic>
              </a:graphicData>
            </a:graphic>
          </wp:inline>
        </w:drawing>
      </w:r>
    </w:p>
    <w:p w14:paraId="0F581D3B" w14:textId="77777777" w:rsidR="00EB5B86" w:rsidRPr="00CB5B42" w:rsidRDefault="00EB5B86" w:rsidP="00EB5B86">
      <w:pPr>
        <w:pStyle w:val="Heading4"/>
        <w:rPr>
          <w:rFonts w:cs="Times New Roman"/>
        </w:rPr>
      </w:pPr>
      <w:r w:rsidRPr="00CB5B42">
        <w:rPr>
          <w:rFonts w:cs="Times New Roman"/>
        </w:rPr>
        <w:t>Hàm xuất dữ liệu</w:t>
      </w:r>
    </w:p>
    <w:p w14:paraId="42661D93" w14:textId="77777777" w:rsidR="00EB5B86" w:rsidRPr="00CB5B42" w:rsidRDefault="00EB5B86" w:rsidP="00EB5B86">
      <w:pPr>
        <w:pStyle w:val="ListParagraph"/>
        <w:numPr>
          <w:ilvl w:val="0"/>
          <w:numId w:val="36"/>
        </w:numPr>
        <w:rPr>
          <w:rFonts w:ascii="Times New Roman" w:hAnsi="Times New Roman" w:cs="Times New Roman"/>
          <w:sz w:val="26"/>
          <w:szCs w:val="26"/>
        </w:rPr>
      </w:pPr>
      <w:r w:rsidRPr="00CB5B42">
        <w:rPr>
          <w:rFonts w:ascii="Times New Roman" w:hAnsi="Times New Roman" w:cs="Times New Roman"/>
          <w:sz w:val="26"/>
          <w:szCs w:val="26"/>
        </w:rPr>
        <w:t>Kiểm tra danh sách phiếu yêu cầu đăng ký có phần tử nào không, nếu có thì in ra màn hình.</w:t>
      </w:r>
    </w:p>
    <w:p w14:paraId="628972A2" w14:textId="77777777" w:rsidR="00EB5B86" w:rsidRPr="00CB5B42" w:rsidRDefault="00EB5B86" w:rsidP="00EB5B86">
      <w:pPr>
        <w:pStyle w:val="ListParagraph"/>
        <w:ind w:left="630" w:hanging="18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A721DB8" wp14:editId="105B927D">
            <wp:extent cx="4541520" cy="17190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4561" cy="1720233"/>
                    </a:xfrm>
                    <a:prstGeom prst="rect">
                      <a:avLst/>
                    </a:prstGeom>
                  </pic:spPr>
                </pic:pic>
              </a:graphicData>
            </a:graphic>
          </wp:inline>
        </w:drawing>
      </w:r>
    </w:p>
    <w:p w14:paraId="4DFF8FB6" w14:textId="77777777" w:rsidR="00EB5B86" w:rsidRPr="00CB5B42" w:rsidRDefault="00EB5B86" w:rsidP="00EB5B86">
      <w:pPr>
        <w:pStyle w:val="ListParagraph"/>
        <w:ind w:left="630" w:hanging="180"/>
        <w:rPr>
          <w:rFonts w:ascii="Times New Roman" w:hAnsi="Times New Roman" w:cs="Times New Roman"/>
          <w:sz w:val="26"/>
          <w:szCs w:val="26"/>
        </w:rPr>
      </w:pPr>
    </w:p>
    <w:p w14:paraId="6039114E" w14:textId="77777777" w:rsidR="00EB5B86" w:rsidRPr="00CB5B42" w:rsidRDefault="00EB5B86" w:rsidP="00EB5B86">
      <w:pPr>
        <w:pStyle w:val="Heading4"/>
        <w:rPr>
          <w:rFonts w:cs="Times New Roman"/>
        </w:rPr>
      </w:pPr>
      <w:r w:rsidRPr="00CB5B42">
        <w:rPr>
          <w:rFonts w:cs="Times New Roman"/>
        </w:rPr>
        <w:t xml:space="preserve">Hàm </w:t>
      </w:r>
      <w:proofErr w:type="gramStart"/>
      <w:r w:rsidRPr="00CB5B42">
        <w:rPr>
          <w:rFonts w:cs="Times New Roman"/>
        </w:rPr>
        <w:t>menuDangKyLichThucHanh(</w:t>
      </w:r>
      <w:proofErr w:type="gramEnd"/>
      <w:r w:rsidRPr="00CB5B42">
        <w:rPr>
          <w:rFonts w:cs="Times New Roman"/>
        </w:rPr>
        <w:t>)</w:t>
      </w:r>
    </w:p>
    <w:p w14:paraId="0859D586" w14:textId="77777777" w:rsidR="00EB5B86" w:rsidRPr="00CB5B42" w:rsidRDefault="00EB5B86" w:rsidP="00EB5B86">
      <w:pPr>
        <w:pStyle w:val="ListParagraph"/>
        <w:numPr>
          <w:ilvl w:val="0"/>
          <w:numId w:val="36"/>
        </w:numPr>
        <w:rPr>
          <w:rFonts w:ascii="Times New Roman" w:hAnsi="Times New Roman" w:cs="Times New Roman"/>
          <w:sz w:val="26"/>
          <w:szCs w:val="26"/>
        </w:rPr>
      </w:pPr>
      <w:r w:rsidRPr="00CB5B42">
        <w:rPr>
          <w:rFonts w:ascii="Times New Roman" w:hAnsi="Times New Roman" w:cs="Times New Roman"/>
          <w:sz w:val="26"/>
          <w:szCs w:val="26"/>
        </w:rPr>
        <w:t>Đọc các file chứa tài khoản, danh sách phòng thực hành, danh sách phiếu đăng ký về để lấy thông tin và kiểm tra điều kiệm khi nhập dữ liệu vào.</w:t>
      </w:r>
    </w:p>
    <w:p w14:paraId="796136A4" w14:textId="77777777" w:rsidR="00EB5B86" w:rsidRPr="00CB5B42" w:rsidRDefault="00EB5B86" w:rsidP="00EB5B86">
      <w:pPr>
        <w:pStyle w:val="ListParagraph"/>
        <w:numPr>
          <w:ilvl w:val="0"/>
          <w:numId w:val="36"/>
        </w:numPr>
        <w:rPr>
          <w:rFonts w:ascii="Times New Roman" w:hAnsi="Times New Roman" w:cs="Times New Roman"/>
          <w:sz w:val="26"/>
          <w:szCs w:val="26"/>
        </w:rPr>
      </w:pPr>
      <w:r w:rsidRPr="00CB5B42">
        <w:rPr>
          <w:rFonts w:ascii="Times New Roman" w:hAnsi="Times New Roman" w:cs="Times New Roman"/>
          <w:sz w:val="26"/>
          <w:szCs w:val="26"/>
        </w:rPr>
        <w:t>Menu cho chọn 3 chức năng: đăng ký 1 phiếu thực hành, xem danh sách các yêu cầu đăng ký, quay lại.</w:t>
      </w:r>
    </w:p>
    <w:p w14:paraId="217A1DED" w14:textId="77777777" w:rsidR="00EB5B86" w:rsidRPr="00CB5B42" w:rsidRDefault="00EB5B86" w:rsidP="00EB5B86">
      <w:pPr>
        <w:pStyle w:val="ListParagraph"/>
        <w:ind w:left="-360"/>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1068384" wp14:editId="41E8FC0F">
            <wp:extent cx="5303520" cy="288520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9550" cy="2888486"/>
                    </a:xfrm>
                    <a:prstGeom prst="rect">
                      <a:avLst/>
                    </a:prstGeom>
                  </pic:spPr>
                </pic:pic>
              </a:graphicData>
            </a:graphic>
          </wp:inline>
        </w:drawing>
      </w:r>
    </w:p>
    <w:p w14:paraId="64DAD9BF" w14:textId="242EC8EB" w:rsidR="00EB5B86" w:rsidRPr="00CB5B42" w:rsidRDefault="00EB5B86" w:rsidP="00EB5B86">
      <w:pPr>
        <w:pStyle w:val="ListParagraph"/>
        <w:ind w:left="-180" w:hanging="18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1AAAF3DF" wp14:editId="7FE81ED2">
            <wp:extent cx="5570390" cy="2293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2879" cy="2294645"/>
                    </a:xfrm>
                    <a:prstGeom prst="rect">
                      <a:avLst/>
                    </a:prstGeom>
                  </pic:spPr>
                </pic:pic>
              </a:graphicData>
            </a:graphic>
          </wp:inline>
        </w:drawing>
      </w:r>
    </w:p>
    <w:p w14:paraId="31DEB41E" w14:textId="5061C13F" w:rsidR="003C43EA" w:rsidRPr="00CB5B42" w:rsidRDefault="003C43EA" w:rsidP="003C43EA">
      <w:pPr>
        <w:pStyle w:val="Heading2"/>
        <w:rPr>
          <w:rFonts w:cs="Times New Roman"/>
        </w:rPr>
      </w:pPr>
      <w:bookmarkStart w:id="22" w:name="_Toc96828255"/>
      <w:r w:rsidRPr="00CB5B42">
        <w:rPr>
          <w:rFonts w:cs="Times New Roman"/>
        </w:rPr>
        <w:t>Vũ Tuấn Dũng</w:t>
      </w:r>
      <w:bookmarkEnd w:id="22"/>
    </w:p>
    <w:p w14:paraId="0AC861BC" w14:textId="77777777" w:rsidR="003C43EA" w:rsidRPr="00CB5B42" w:rsidRDefault="003C43EA" w:rsidP="003C43EA">
      <w:pPr>
        <w:pStyle w:val="Heading3"/>
        <w:rPr>
          <w:rFonts w:cs="Times New Roman"/>
        </w:rPr>
      </w:pPr>
      <w:bookmarkStart w:id="23" w:name="_Toc96828256"/>
      <w:r w:rsidRPr="00CB5B42">
        <w:rPr>
          <w:rFonts w:cs="Times New Roman"/>
        </w:rPr>
        <w:t>Xem lịch thực hành của bản thân</w:t>
      </w:r>
      <w:bookmarkEnd w:id="23"/>
    </w:p>
    <w:p w14:paraId="445A1B80"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Khởi tạo danh sách arraylist cho YeuCauDangKiLichThucHanh</w:t>
      </w:r>
    </w:p>
    <w:p w14:paraId="4FDDCBCD"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1ADF3395" wp14:editId="7FCAAD79">
            <wp:extent cx="5400675" cy="261874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618740"/>
                    </a:xfrm>
                    <a:prstGeom prst="rect">
                      <a:avLst/>
                    </a:prstGeom>
                  </pic:spPr>
                </pic:pic>
              </a:graphicData>
            </a:graphic>
          </wp:inline>
        </w:drawing>
      </w:r>
    </w:p>
    <w:p w14:paraId="0AE04A32" w14:textId="77777777" w:rsidR="003C43EA" w:rsidRPr="00CB5B42" w:rsidRDefault="003C43EA" w:rsidP="003C43EA">
      <w:pPr>
        <w:pStyle w:val="Heading3"/>
        <w:rPr>
          <w:rFonts w:cs="Times New Roman"/>
        </w:rPr>
      </w:pPr>
      <w:bookmarkStart w:id="24" w:name="_Toc96828257"/>
      <w:r w:rsidRPr="00CB5B42">
        <w:rPr>
          <w:rFonts w:cs="Times New Roman"/>
        </w:rPr>
        <w:lastRenderedPageBreak/>
        <w:t>Xem lịch thực hành của nhà trường</w:t>
      </w:r>
      <w:bookmarkEnd w:id="24"/>
      <w:r w:rsidRPr="00CB5B42">
        <w:rPr>
          <w:rFonts w:cs="Times New Roman"/>
        </w:rPr>
        <w:t xml:space="preserve"> </w:t>
      </w:r>
    </w:p>
    <w:p w14:paraId="598B2805"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1D6DECB3" wp14:editId="1D1E5EAE">
            <wp:extent cx="5400675" cy="1102360"/>
            <wp:effectExtent l="0" t="0" r="952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1102360"/>
                    </a:xfrm>
                    <a:prstGeom prst="rect">
                      <a:avLst/>
                    </a:prstGeom>
                  </pic:spPr>
                </pic:pic>
              </a:graphicData>
            </a:graphic>
          </wp:inline>
        </w:drawing>
      </w:r>
    </w:p>
    <w:p w14:paraId="4A8B2913" w14:textId="77777777" w:rsidR="003C43EA" w:rsidRPr="00CB5B42" w:rsidRDefault="003C43EA" w:rsidP="003C43EA">
      <w:pPr>
        <w:rPr>
          <w:rFonts w:ascii="Times New Roman" w:hAnsi="Times New Roman" w:cs="Times New Roman"/>
          <w:sz w:val="26"/>
          <w:szCs w:val="26"/>
        </w:rPr>
      </w:pPr>
    </w:p>
    <w:p w14:paraId="57B38EE6"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Menu để chọn 1 trong 2 chức năng xem lịch thực hành của bản thân và nhà trường </w:t>
      </w:r>
    </w:p>
    <w:p w14:paraId="1E7DF4F5"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122EFE9" wp14:editId="245A880D">
            <wp:extent cx="5400675" cy="3712210"/>
            <wp:effectExtent l="0" t="0" r="952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3712210"/>
                    </a:xfrm>
                    <a:prstGeom prst="rect">
                      <a:avLst/>
                    </a:prstGeom>
                  </pic:spPr>
                </pic:pic>
              </a:graphicData>
            </a:graphic>
          </wp:inline>
        </w:drawing>
      </w:r>
    </w:p>
    <w:p w14:paraId="612B27F4" w14:textId="1339D866" w:rsidR="003C43EA" w:rsidRPr="00CB5B42" w:rsidRDefault="003C43EA" w:rsidP="003C43EA">
      <w:pPr>
        <w:pStyle w:val="Heading3"/>
        <w:rPr>
          <w:rFonts w:cs="Times New Roman"/>
        </w:rPr>
      </w:pPr>
      <w:bookmarkStart w:id="25" w:name="_Toc96828258"/>
      <w:r w:rsidRPr="00CB5B42">
        <w:rPr>
          <w:rFonts w:cs="Times New Roman"/>
        </w:rPr>
        <w:t>Thay đổi lịch thực hành</w:t>
      </w:r>
      <w:bookmarkEnd w:id="25"/>
      <w:r w:rsidRPr="00CB5B42">
        <w:rPr>
          <w:rFonts w:cs="Times New Roman"/>
        </w:rPr>
        <w:t xml:space="preserve"> </w:t>
      </w:r>
    </w:p>
    <w:p w14:paraId="4FA8AA62"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Khởi tạo danh sách arraylist YeuCauDangKiLichThucHanh, </w:t>
      </w:r>
      <w:proofErr w:type="gramStart"/>
      <w:r w:rsidRPr="00CB5B42">
        <w:rPr>
          <w:rFonts w:ascii="Times New Roman" w:hAnsi="Times New Roman" w:cs="Times New Roman"/>
          <w:sz w:val="26"/>
          <w:szCs w:val="26"/>
        </w:rPr>
        <w:t>LopHoc ,TaiKhoan</w:t>
      </w:r>
      <w:proofErr w:type="gramEnd"/>
      <w:r w:rsidRPr="00CB5B42">
        <w:rPr>
          <w:rFonts w:ascii="Times New Roman" w:hAnsi="Times New Roman" w:cs="Times New Roman"/>
          <w:sz w:val="26"/>
          <w:szCs w:val="26"/>
        </w:rPr>
        <w:t>, PhongThucHanh,</w:t>
      </w:r>
    </w:p>
    <w:p w14:paraId="149D5D47"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40221C5C" wp14:editId="77A6D3C1">
            <wp:extent cx="5400675" cy="370141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3701415"/>
                    </a:xfrm>
                    <a:prstGeom prst="rect">
                      <a:avLst/>
                    </a:prstGeom>
                  </pic:spPr>
                </pic:pic>
              </a:graphicData>
            </a:graphic>
          </wp:inline>
        </w:drawing>
      </w:r>
    </w:p>
    <w:p w14:paraId="741020F1"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Kiểm tra lịch thực hành có </w:t>
      </w:r>
      <w:proofErr w:type="gramStart"/>
      <w:r w:rsidRPr="00CB5B42">
        <w:rPr>
          <w:rFonts w:ascii="Times New Roman" w:hAnsi="Times New Roman" w:cs="Times New Roman"/>
          <w:sz w:val="26"/>
          <w:szCs w:val="26"/>
        </w:rPr>
        <w:t>tồn  tại</w:t>
      </w:r>
      <w:proofErr w:type="gramEnd"/>
      <w:r w:rsidRPr="00CB5B42">
        <w:rPr>
          <w:rFonts w:ascii="Times New Roman" w:hAnsi="Times New Roman" w:cs="Times New Roman"/>
          <w:sz w:val="26"/>
          <w:szCs w:val="26"/>
        </w:rPr>
        <w:t xml:space="preserve"> hay không và xác nhận là đăng ký hoặc là hủy </w:t>
      </w:r>
    </w:p>
    <w:p w14:paraId="29CCA793"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6168740" wp14:editId="394F9112">
            <wp:extent cx="5400675" cy="3388360"/>
            <wp:effectExtent l="0" t="0" r="952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675" cy="3388360"/>
                    </a:xfrm>
                    <a:prstGeom prst="rect">
                      <a:avLst/>
                    </a:prstGeom>
                  </pic:spPr>
                </pic:pic>
              </a:graphicData>
            </a:graphic>
          </wp:inline>
        </w:drawing>
      </w:r>
    </w:p>
    <w:p w14:paraId="2B458D24"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-Hàm kiểm tra tồn tại lịch thực hành hay không </w:t>
      </w:r>
    </w:p>
    <w:p w14:paraId="264476A5"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3C7D2BD1" wp14:editId="2906C752">
            <wp:extent cx="5400675" cy="121983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1219835"/>
                    </a:xfrm>
                    <a:prstGeom prst="rect">
                      <a:avLst/>
                    </a:prstGeom>
                  </pic:spPr>
                </pic:pic>
              </a:graphicData>
            </a:graphic>
          </wp:inline>
        </w:drawing>
      </w:r>
    </w:p>
    <w:p w14:paraId="2B88663E"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-Menu nhập thông tin yêu cầu thay đổi lịch thực hành và các chức năng muốn thay đổi</w:t>
      </w:r>
    </w:p>
    <w:p w14:paraId="2AC72B3F"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41958D4" wp14:editId="5B716DCB">
            <wp:extent cx="5400675" cy="348869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3488690"/>
                    </a:xfrm>
                    <a:prstGeom prst="rect">
                      <a:avLst/>
                    </a:prstGeom>
                  </pic:spPr>
                </pic:pic>
              </a:graphicData>
            </a:graphic>
          </wp:inline>
        </w:drawing>
      </w:r>
    </w:p>
    <w:p w14:paraId="35D2D7BE"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298DE81A" wp14:editId="440E01BD">
            <wp:extent cx="5400675" cy="36728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3672840"/>
                    </a:xfrm>
                    <a:prstGeom prst="rect">
                      <a:avLst/>
                    </a:prstGeom>
                  </pic:spPr>
                </pic:pic>
              </a:graphicData>
            </a:graphic>
          </wp:inline>
        </w:drawing>
      </w:r>
    </w:p>
    <w:p w14:paraId="74AB7547"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-Hàm in danh sách lịch thực hành </w:t>
      </w:r>
    </w:p>
    <w:p w14:paraId="70BF1C27"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86596C2" wp14:editId="1C558E49">
            <wp:extent cx="5400675" cy="191071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675" cy="1910715"/>
                    </a:xfrm>
                    <a:prstGeom prst="rect">
                      <a:avLst/>
                    </a:prstGeom>
                  </pic:spPr>
                </pic:pic>
              </a:graphicData>
            </a:graphic>
          </wp:inline>
        </w:drawing>
      </w:r>
    </w:p>
    <w:p w14:paraId="6EA7EBA4"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-Menu chọn ca thực hành </w:t>
      </w:r>
    </w:p>
    <w:p w14:paraId="3B07ECF0"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19403906" wp14:editId="4FD85EFD">
            <wp:extent cx="5400675" cy="461899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4618990"/>
                    </a:xfrm>
                    <a:prstGeom prst="rect">
                      <a:avLst/>
                    </a:prstGeom>
                  </pic:spPr>
                </pic:pic>
              </a:graphicData>
            </a:graphic>
          </wp:inline>
        </w:drawing>
      </w:r>
    </w:p>
    <w:p w14:paraId="3A197E7E" w14:textId="77777777" w:rsidR="003C43EA" w:rsidRPr="00CB5B42" w:rsidRDefault="003C43EA" w:rsidP="003C43EA">
      <w:pPr>
        <w:rPr>
          <w:rFonts w:ascii="Times New Roman" w:hAnsi="Times New Roman" w:cs="Times New Roman"/>
          <w:sz w:val="26"/>
          <w:szCs w:val="26"/>
        </w:rPr>
      </w:pPr>
      <w:r w:rsidRPr="00CB5B42">
        <w:rPr>
          <w:rFonts w:ascii="Times New Roman" w:hAnsi="Times New Roman" w:cs="Times New Roman"/>
          <w:sz w:val="26"/>
          <w:szCs w:val="26"/>
        </w:rPr>
        <w:t xml:space="preserve">-Kiểm tra ma phòng có tồn tại không </w:t>
      </w:r>
    </w:p>
    <w:p w14:paraId="5FFA8F85" w14:textId="12004A93" w:rsidR="00BD7336" w:rsidRPr="00CB5B42" w:rsidRDefault="003C43EA" w:rsidP="00BD7336">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AC0F883" wp14:editId="180A82F3">
            <wp:extent cx="5400675" cy="1651000"/>
            <wp:effectExtent l="0" t="0" r="952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1651000"/>
                    </a:xfrm>
                    <a:prstGeom prst="rect">
                      <a:avLst/>
                    </a:prstGeom>
                  </pic:spPr>
                </pic:pic>
              </a:graphicData>
            </a:graphic>
          </wp:inline>
        </w:drawing>
      </w:r>
    </w:p>
    <w:p w14:paraId="303994CA" w14:textId="2C0DC361" w:rsidR="00A31FC2" w:rsidRPr="00CB5B42" w:rsidRDefault="00A31FC2" w:rsidP="00BD7336">
      <w:pPr>
        <w:rPr>
          <w:rFonts w:ascii="Times New Roman" w:hAnsi="Times New Roman" w:cs="Times New Roman"/>
          <w:sz w:val="26"/>
          <w:szCs w:val="26"/>
        </w:rPr>
      </w:pPr>
    </w:p>
    <w:p w14:paraId="270D2A58" w14:textId="715F9293" w:rsidR="00A31FC2" w:rsidRPr="00CB5B42" w:rsidRDefault="00A31FC2" w:rsidP="00A31FC2">
      <w:pPr>
        <w:pStyle w:val="Heading2"/>
        <w:rPr>
          <w:rFonts w:cs="Times New Roman"/>
        </w:rPr>
      </w:pPr>
      <w:bookmarkStart w:id="26" w:name="_Toc96828259"/>
      <w:r w:rsidRPr="00CB5B42">
        <w:rPr>
          <w:rFonts w:cs="Times New Roman"/>
        </w:rPr>
        <w:t>Lưu Thành Đạt</w:t>
      </w:r>
      <w:bookmarkEnd w:id="26"/>
    </w:p>
    <w:p w14:paraId="28319649" w14:textId="77777777" w:rsidR="00A31FC2" w:rsidRPr="00CB5B42" w:rsidRDefault="00A31FC2" w:rsidP="00A31FC2">
      <w:pPr>
        <w:pStyle w:val="Heading3"/>
        <w:rPr>
          <w:rFonts w:cs="Times New Roman"/>
        </w:rPr>
      </w:pPr>
      <w:bookmarkStart w:id="27" w:name="_Toc96828260"/>
      <w:r w:rsidRPr="00CB5B42">
        <w:rPr>
          <w:rFonts w:cs="Times New Roman"/>
        </w:rPr>
        <w:t>BaoTri.Java</w:t>
      </w:r>
      <w:bookmarkEnd w:id="27"/>
    </w:p>
    <w:p w14:paraId="115F333B"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36DE30D" wp14:editId="6D7FAB3E">
            <wp:extent cx="5097780" cy="835470"/>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8598" cy="838882"/>
                    </a:xfrm>
                    <a:prstGeom prst="rect">
                      <a:avLst/>
                    </a:prstGeom>
                  </pic:spPr>
                </pic:pic>
              </a:graphicData>
            </a:graphic>
          </wp:inline>
        </w:drawing>
      </w:r>
    </w:p>
    <w:p w14:paraId="0C3D2791" w14:textId="77777777" w:rsidR="00A31FC2" w:rsidRPr="00CB5B42" w:rsidRDefault="00A31FC2" w:rsidP="00A31FC2">
      <w:pPr>
        <w:pStyle w:val="ListParagraph"/>
        <w:numPr>
          <w:ilvl w:val="0"/>
          <w:numId w:val="38"/>
        </w:numPr>
        <w:rPr>
          <w:rFonts w:ascii="Times New Roman" w:hAnsi="Times New Roman" w:cs="Times New Roman"/>
          <w:sz w:val="26"/>
          <w:szCs w:val="26"/>
        </w:rPr>
      </w:pPr>
      <w:r w:rsidRPr="00CB5B42">
        <w:rPr>
          <w:rFonts w:ascii="Times New Roman" w:hAnsi="Times New Roman" w:cs="Times New Roman"/>
          <w:sz w:val="26"/>
          <w:szCs w:val="26"/>
        </w:rPr>
        <w:t xml:space="preserve">Khởi tạo 2 danh sách ArrayList của PhongThucHanh và </w:t>
      </w:r>
      <w:proofErr w:type="gramStart"/>
      <w:r w:rsidRPr="00CB5B42">
        <w:rPr>
          <w:rFonts w:ascii="Times New Roman" w:hAnsi="Times New Roman" w:cs="Times New Roman"/>
          <w:sz w:val="26"/>
          <w:szCs w:val="26"/>
        </w:rPr>
        <w:t>LichThucHanh .</w:t>
      </w:r>
      <w:proofErr w:type="gramEnd"/>
    </w:p>
    <w:p w14:paraId="2123A3F2" w14:textId="77777777" w:rsidR="00A31FC2" w:rsidRPr="00CB5B42" w:rsidRDefault="00A31FC2" w:rsidP="00A31FC2">
      <w:pPr>
        <w:pStyle w:val="ListParagraph"/>
        <w:numPr>
          <w:ilvl w:val="0"/>
          <w:numId w:val="38"/>
        </w:numPr>
        <w:rPr>
          <w:rFonts w:ascii="Times New Roman" w:hAnsi="Times New Roman" w:cs="Times New Roman"/>
          <w:sz w:val="26"/>
          <w:szCs w:val="26"/>
        </w:rPr>
      </w:pPr>
      <w:r w:rsidRPr="00CB5B42">
        <w:rPr>
          <w:rFonts w:ascii="Times New Roman" w:hAnsi="Times New Roman" w:cs="Times New Roman"/>
          <w:sz w:val="26"/>
          <w:szCs w:val="26"/>
        </w:rPr>
        <w:lastRenderedPageBreak/>
        <w:t>Sử dụng phương pháp đọc ghi file</w:t>
      </w:r>
    </w:p>
    <w:p w14:paraId="6F552C37" w14:textId="77777777" w:rsidR="00A31FC2" w:rsidRPr="00CB5B42" w:rsidRDefault="00A31FC2" w:rsidP="00A31FC2">
      <w:pPr>
        <w:rPr>
          <w:rFonts w:ascii="Times New Roman" w:hAnsi="Times New Roman" w:cs="Times New Roman"/>
          <w:sz w:val="26"/>
          <w:szCs w:val="26"/>
        </w:rPr>
      </w:pPr>
    </w:p>
    <w:p w14:paraId="318E27C0"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B0E5D85" wp14:editId="064C757D">
            <wp:extent cx="5113020" cy="205777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2056" cy="2061409"/>
                    </a:xfrm>
                    <a:prstGeom prst="rect">
                      <a:avLst/>
                    </a:prstGeom>
                  </pic:spPr>
                </pic:pic>
              </a:graphicData>
            </a:graphic>
          </wp:inline>
        </w:drawing>
      </w:r>
    </w:p>
    <w:p w14:paraId="3597CEA3" w14:textId="77777777" w:rsidR="00A31FC2" w:rsidRPr="00CB5B42" w:rsidRDefault="00A31FC2" w:rsidP="00A31FC2">
      <w:pPr>
        <w:pStyle w:val="ListParagraph"/>
        <w:numPr>
          <w:ilvl w:val="0"/>
          <w:numId w:val="38"/>
        </w:numPr>
        <w:rPr>
          <w:rFonts w:ascii="Times New Roman" w:hAnsi="Times New Roman" w:cs="Times New Roman"/>
          <w:sz w:val="26"/>
          <w:szCs w:val="26"/>
        </w:rPr>
      </w:pPr>
      <w:r w:rsidRPr="00CB5B42">
        <w:rPr>
          <w:rFonts w:ascii="Times New Roman" w:hAnsi="Times New Roman" w:cs="Times New Roman"/>
          <w:sz w:val="26"/>
          <w:szCs w:val="26"/>
        </w:rPr>
        <w:t>Kiểm tra điều kiện và tiến hành đọc file</w:t>
      </w:r>
    </w:p>
    <w:p w14:paraId="1BDF0D8C" w14:textId="77777777" w:rsidR="00A31FC2" w:rsidRPr="00CB5B42" w:rsidRDefault="00A31FC2" w:rsidP="00A31FC2">
      <w:pPr>
        <w:rPr>
          <w:rFonts w:ascii="Times New Roman" w:hAnsi="Times New Roman" w:cs="Times New Roman"/>
          <w:sz w:val="26"/>
          <w:szCs w:val="26"/>
        </w:rPr>
      </w:pPr>
    </w:p>
    <w:p w14:paraId="57176E87"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D42B83C" wp14:editId="43A29A22">
            <wp:extent cx="5943600" cy="41300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30040"/>
                    </a:xfrm>
                    <a:prstGeom prst="rect">
                      <a:avLst/>
                    </a:prstGeom>
                  </pic:spPr>
                </pic:pic>
              </a:graphicData>
            </a:graphic>
          </wp:inline>
        </w:drawing>
      </w:r>
    </w:p>
    <w:p w14:paraId="38F81380" w14:textId="77777777" w:rsidR="00A31FC2" w:rsidRPr="00CB5B42" w:rsidRDefault="00A31FC2" w:rsidP="00A31FC2">
      <w:pPr>
        <w:pStyle w:val="ListParagraph"/>
        <w:numPr>
          <w:ilvl w:val="0"/>
          <w:numId w:val="38"/>
        </w:numPr>
        <w:rPr>
          <w:rFonts w:ascii="Times New Roman" w:hAnsi="Times New Roman" w:cs="Times New Roman"/>
          <w:sz w:val="26"/>
          <w:szCs w:val="26"/>
        </w:rPr>
      </w:pPr>
      <w:r w:rsidRPr="00CB5B42">
        <w:rPr>
          <w:rFonts w:ascii="Times New Roman" w:hAnsi="Times New Roman" w:cs="Times New Roman"/>
          <w:sz w:val="26"/>
          <w:szCs w:val="26"/>
        </w:rPr>
        <w:t>Đây là menu chính của bảo trì chứa hai menu con của đối tượng PhongThucHanh và LichThucHanh</w:t>
      </w:r>
    </w:p>
    <w:p w14:paraId="2010E2E7" w14:textId="77777777" w:rsidR="00A31FC2" w:rsidRPr="00CB5B42" w:rsidRDefault="00A31FC2" w:rsidP="00A31FC2">
      <w:pPr>
        <w:pStyle w:val="Heading3"/>
        <w:rPr>
          <w:rFonts w:cs="Times New Roman"/>
        </w:rPr>
      </w:pPr>
      <w:bookmarkStart w:id="28" w:name="_Toc96828261"/>
      <w:r w:rsidRPr="00CB5B42">
        <w:rPr>
          <w:rFonts w:cs="Times New Roman"/>
        </w:rPr>
        <w:t>Class BaoTriLichThucHanh.Java</w:t>
      </w:r>
      <w:bookmarkEnd w:id="28"/>
    </w:p>
    <w:p w14:paraId="42DD83BF" w14:textId="77777777" w:rsidR="00A31FC2" w:rsidRPr="00CB5B42" w:rsidRDefault="00A31FC2" w:rsidP="00A31FC2">
      <w:pPr>
        <w:rPr>
          <w:rFonts w:ascii="Times New Roman" w:hAnsi="Times New Roman" w:cs="Times New Roman"/>
          <w:sz w:val="26"/>
          <w:szCs w:val="26"/>
        </w:rPr>
      </w:pPr>
    </w:p>
    <w:p w14:paraId="47140955" w14:textId="77777777" w:rsidR="00A31FC2" w:rsidRPr="00CB5B42" w:rsidRDefault="00A31FC2" w:rsidP="00A31FC2">
      <w:pPr>
        <w:rPr>
          <w:rFonts w:ascii="Times New Roman" w:hAnsi="Times New Roman" w:cs="Times New Roman"/>
          <w:sz w:val="26"/>
          <w:szCs w:val="26"/>
        </w:rPr>
      </w:pPr>
    </w:p>
    <w:p w14:paraId="66B6DEA3"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FFFE277" wp14:editId="6F56710B">
            <wp:extent cx="5280660" cy="1366991"/>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9514" cy="1371872"/>
                    </a:xfrm>
                    <a:prstGeom prst="rect">
                      <a:avLst/>
                    </a:prstGeom>
                  </pic:spPr>
                </pic:pic>
              </a:graphicData>
            </a:graphic>
          </wp:inline>
        </w:drawing>
      </w:r>
    </w:p>
    <w:p w14:paraId="10880E7A" w14:textId="77777777" w:rsidR="00A31FC2" w:rsidRPr="00CB5B42" w:rsidRDefault="00A31FC2" w:rsidP="00A31FC2">
      <w:pPr>
        <w:pStyle w:val="ListParagraph"/>
        <w:numPr>
          <w:ilvl w:val="0"/>
          <w:numId w:val="38"/>
        </w:numPr>
        <w:rPr>
          <w:rFonts w:ascii="Times New Roman" w:hAnsi="Times New Roman" w:cs="Times New Roman"/>
          <w:sz w:val="26"/>
          <w:szCs w:val="26"/>
        </w:rPr>
      </w:pPr>
      <w:r w:rsidRPr="00CB5B42">
        <w:rPr>
          <w:rFonts w:ascii="Times New Roman" w:hAnsi="Times New Roman" w:cs="Times New Roman"/>
          <w:sz w:val="26"/>
          <w:szCs w:val="26"/>
        </w:rPr>
        <w:t xml:space="preserve">Menu chức năng của phần bảo trì lịch thực hành với các chức </w:t>
      </w:r>
      <w:proofErr w:type="gramStart"/>
      <w:r w:rsidRPr="00CB5B42">
        <w:rPr>
          <w:rFonts w:ascii="Times New Roman" w:hAnsi="Times New Roman" w:cs="Times New Roman"/>
          <w:sz w:val="26"/>
          <w:szCs w:val="26"/>
        </w:rPr>
        <w:t>năng :</w:t>
      </w:r>
      <w:proofErr w:type="gramEnd"/>
      <w:r w:rsidRPr="00CB5B42">
        <w:rPr>
          <w:rFonts w:ascii="Times New Roman" w:hAnsi="Times New Roman" w:cs="Times New Roman"/>
          <w:sz w:val="26"/>
          <w:szCs w:val="26"/>
        </w:rPr>
        <w:t xml:space="preserve"> Thêm ,Sửa,Xóa và Hiển thị lịch thực hành của hệ thống với quyền quản trị viên</w:t>
      </w:r>
    </w:p>
    <w:p w14:paraId="4EA00A14" w14:textId="77777777" w:rsidR="00A31FC2" w:rsidRPr="00CB5B42" w:rsidRDefault="00A31FC2" w:rsidP="00A31FC2">
      <w:pPr>
        <w:pStyle w:val="ListParagraph"/>
        <w:rPr>
          <w:rFonts w:ascii="Times New Roman" w:hAnsi="Times New Roman" w:cs="Times New Roman"/>
          <w:sz w:val="26"/>
          <w:szCs w:val="26"/>
        </w:rPr>
      </w:pPr>
    </w:p>
    <w:p w14:paraId="6CAF7E19" w14:textId="77777777" w:rsidR="00A31FC2" w:rsidRPr="00CB5B42" w:rsidRDefault="00A31FC2" w:rsidP="00A31FC2">
      <w:pPr>
        <w:pStyle w:val="ListParagraph"/>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E7260DC" wp14:editId="2D4FCDF6">
            <wp:extent cx="4815840" cy="1427855"/>
            <wp:effectExtent l="0" t="0" r="381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4881" cy="1430536"/>
                    </a:xfrm>
                    <a:prstGeom prst="rect">
                      <a:avLst/>
                    </a:prstGeom>
                  </pic:spPr>
                </pic:pic>
              </a:graphicData>
            </a:graphic>
          </wp:inline>
        </w:drawing>
      </w:r>
    </w:p>
    <w:p w14:paraId="2385874F" w14:textId="77777777" w:rsidR="00A31FC2" w:rsidRPr="00CB5B42" w:rsidRDefault="00A31FC2" w:rsidP="00A31FC2">
      <w:pPr>
        <w:pStyle w:val="ListParagraph"/>
        <w:numPr>
          <w:ilvl w:val="0"/>
          <w:numId w:val="37"/>
        </w:numPr>
        <w:rPr>
          <w:rFonts w:ascii="Times New Roman" w:hAnsi="Times New Roman" w:cs="Times New Roman"/>
          <w:sz w:val="26"/>
          <w:szCs w:val="26"/>
        </w:rPr>
      </w:pPr>
      <w:r w:rsidRPr="00CB5B42">
        <w:rPr>
          <w:rFonts w:ascii="Times New Roman" w:hAnsi="Times New Roman" w:cs="Times New Roman"/>
          <w:sz w:val="26"/>
          <w:szCs w:val="26"/>
        </w:rPr>
        <w:t xml:space="preserve">4 hàm tương ứng với 4 chức năng </w:t>
      </w:r>
      <w:proofErr w:type="gramStart"/>
      <w:r w:rsidRPr="00CB5B42">
        <w:rPr>
          <w:rFonts w:ascii="Times New Roman" w:hAnsi="Times New Roman" w:cs="Times New Roman"/>
          <w:sz w:val="26"/>
          <w:szCs w:val="26"/>
        </w:rPr>
        <w:t>thêm,sửa</w:t>
      </w:r>
      <w:proofErr w:type="gramEnd"/>
      <w:r w:rsidRPr="00CB5B42">
        <w:rPr>
          <w:rFonts w:ascii="Times New Roman" w:hAnsi="Times New Roman" w:cs="Times New Roman"/>
          <w:sz w:val="26"/>
          <w:szCs w:val="26"/>
        </w:rPr>
        <w:t>,xóa và hiện thị thông tin của Lịch Thực Hành</w:t>
      </w:r>
    </w:p>
    <w:p w14:paraId="54A4AFD9" w14:textId="77777777" w:rsidR="00A31FC2" w:rsidRPr="00CB5B42" w:rsidRDefault="00A31FC2" w:rsidP="00A31FC2">
      <w:pPr>
        <w:rPr>
          <w:rFonts w:ascii="Times New Roman" w:hAnsi="Times New Roman" w:cs="Times New Roman"/>
          <w:sz w:val="26"/>
          <w:szCs w:val="26"/>
        </w:rPr>
      </w:pPr>
    </w:p>
    <w:p w14:paraId="4CFB02FB"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339F838" wp14:editId="61F42F85">
            <wp:extent cx="5943600" cy="108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89025"/>
                    </a:xfrm>
                    <a:prstGeom prst="rect">
                      <a:avLst/>
                    </a:prstGeom>
                  </pic:spPr>
                </pic:pic>
              </a:graphicData>
            </a:graphic>
          </wp:inline>
        </w:drawing>
      </w:r>
    </w:p>
    <w:p w14:paraId="54AE2748" w14:textId="77777777" w:rsidR="00A31FC2" w:rsidRPr="00CB5B42" w:rsidRDefault="00A31FC2" w:rsidP="00A31FC2">
      <w:pPr>
        <w:pStyle w:val="ListParagraph"/>
        <w:numPr>
          <w:ilvl w:val="0"/>
          <w:numId w:val="37"/>
        </w:numPr>
        <w:rPr>
          <w:rFonts w:ascii="Times New Roman" w:hAnsi="Times New Roman" w:cs="Times New Roman"/>
          <w:sz w:val="26"/>
          <w:szCs w:val="26"/>
        </w:rPr>
      </w:pPr>
      <w:r w:rsidRPr="00CB5B42">
        <w:rPr>
          <w:rFonts w:ascii="Times New Roman" w:hAnsi="Times New Roman" w:cs="Times New Roman"/>
          <w:sz w:val="26"/>
          <w:szCs w:val="26"/>
        </w:rPr>
        <w:t xml:space="preserve">Hàm indexOfLichThucHanh cho phép kiểm tra mã nhập vào đã tồn tại hay chưa </w:t>
      </w:r>
    </w:p>
    <w:p w14:paraId="3825D5AA" w14:textId="77777777" w:rsidR="00A31FC2" w:rsidRPr="00CB5B42" w:rsidRDefault="00A31FC2" w:rsidP="00A31FC2">
      <w:pPr>
        <w:pStyle w:val="ListParagraph"/>
        <w:numPr>
          <w:ilvl w:val="1"/>
          <w:numId w:val="37"/>
        </w:numPr>
        <w:rPr>
          <w:rFonts w:ascii="Times New Roman" w:hAnsi="Times New Roman" w:cs="Times New Roman"/>
          <w:sz w:val="26"/>
          <w:szCs w:val="26"/>
        </w:rPr>
      </w:pPr>
      <w:r w:rsidRPr="00CB5B42">
        <w:rPr>
          <w:rFonts w:ascii="Times New Roman" w:hAnsi="Times New Roman" w:cs="Times New Roman"/>
          <w:sz w:val="26"/>
          <w:szCs w:val="26"/>
        </w:rPr>
        <w:t>Nếu đã tồn tại nó sẽ trả về vị trí của phần tử đó</w:t>
      </w:r>
    </w:p>
    <w:p w14:paraId="1E82B2CD" w14:textId="77777777" w:rsidR="00A31FC2" w:rsidRPr="00CB5B42" w:rsidRDefault="00A31FC2" w:rsidP="00A31FC2">
      <w:pPr>
        <w:pStyle w:val="ListParagraph"/>
        <w:numPr>
          <w:ilvl w:val="1"/>
          <w:numId w:val="37"/>
        </w:numPr>
        <w:rPr>
          <w:rFonts w:ascii="Times New Roman" w:hAnsi="Times New Roman" w:cs="Times New Roman"/>
          <w:sz w:val="26"/>
          <w:szCs w:val="26"/>
        </w:rPr>
      </w:pPr>
      <w:r w:rsidRPr="00CB5B42">
        <w:rPr>
          <w:rFonts w:ascii="Times New Roman" w:hAnsi="Times New Roman" w:cs="Times New Roman"/>
          <w:sz w:val="26"/>
          <w:szCs w:val="26"/>
        </w:rPr>
        <w:t>Nếu chưa tồn tại sẽ trả về giá trị -1 để so sánh</w:t>
      </w:r>
    </w:p>
    <w:p w14:paraId="1712265C" w14:textId="77777777" w:rsidR="00A31FC2" w:rsidRPr="00CB5B42" w:rsidRDefault="00A31FC2" w:rsidP="00A31FC2">
      <w:pPr>
        <w:rPr>
          <w:rFonts w:ascii="Times New Roman" w:hAnsi="Times New Roman" w:cs="Times New Roman"/>
          <w:sz w:val="26"/>
          <w:szCs w:val="26"/>
        </w:rPr>
      </w:pPr>
    </w:p>
    <w:p w14:paraId="2E5660A1" w14:textId="77777777" w:rsidR="00A31FC2" w:rsidRPr="00CB5B42" w:rsidRDefault="00A31FC2" w:rsidP="00A31FC2">
      <w:pPr>
        <w:pStyle w:val="Heading3"/>
        <w:rPr>
          <w:rFonts w:cs="Times New Roman"/>
        </w:rPr>
      </w:pPr>
      <w:bookmarkStart w:id="29" w:name="_Toc96828262"/>
      <w:r w:rsidRPr="00CB5B42">
        <w:rPr>
          <w:rFonts w:cs="Times New Roman"/>
        </w:rPr>
        <w:lastRenderedPageBreak/>
        <w:t>BaoTriPhongThucHanh.Java</w:t>
      </w:r>
      <w:bookmarkEnd w:id="29"/>
    </w:p>
    <w:p w14:paraId="42C5C5B9"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FCFDD7A" wp14:editId="6257A503">
            <wp:extent cx="5356860" cy="130315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72392" cy="1306937"/>
                    </a:xfrm>
                    <a:prstGeom prst="rect">
                      <a:avLst/>
                    </a:prstGeom>
                  </pic:spPr>
                </pic:pic>
              </a:graphicData>
            </a:graphic>
          </wp:inline>
        </w:drawing>
      </w:r>
    </w:p>
    <w:p w14:paraId="383F1DC1" w14:textId="77777777" w:rsidR="00A31FC2" w:rsidRPr="00CB5B42" w:rsidRDefault="00A31FC2" w:rsidP="00A31FC2">
      <w:pPr>
        <w:pStyle w:val="ListParagraph"/>
        <w:numPr>
          <w:ilvl w:val="0"/>
          <w:numId w:val="37"/>
        </w:numPr>
        <w:rPr>
          <w:rFonts w:ascii="Times New Roman" w:hAnsi="Times New Roman" w:cs="Times New Roman"/>
          <w:sz w:val="26"/>
          <w:szCs w:val="26"/>
        </w:rPr>
      </w:pPr>
      <w:r w:rsidRPr="00CB5B42">
        <w:rPr>
          <w:rFonts w:ascii="Times New Roman" w:hAnsi="Times New Roman" w:cs="Times New Roman"/>
          <w:sz w:val="26"/>
          <w:szCs w:val="26"/>
        </w:rPr>
        <w:t xml:space="preserve">Menu chứa các chức năng tương ứng với các yêu cầu của quản trị viên </w:t>
      </w:r>
      <w:proofErr w:type="gramStart"/>
      <w:r w:rsidRPr="00CB5B42">
        <w:rPr>
          <w:rFonts w:ascii="Times New Roman" w:hAnsi="Times New Roman" w:cs="Times New Roman"/>
          <w:sz w:val="26"/>
          <w:szCs w:val="26"/>
        </w:rPr>
        <w:t>là :Thêm</w:t>
      </w:r>
      <w:proofErr w:type="gramEnd"/>
      <w:r w:rsidRPr="00CB5B42">
        <w:rPr>
          <w:rFonts w:ascii="Times New Roman" w:hAnsi="Times New Roman" w:cs="Times New Roman"/>
          <w:sz w:val="26"/>
          <w:szCs w:val="26"/>
        </w:rPr>
        <w:t>,Sửa,Xóa và Xem phòng thực hành mong muốn .Nó được cụ thể hóa qua 4 hàm sau :</w:t>
      </w:r>
    </w:p>
    <w:p w14:paraId="68653CE4"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DA57230" wp14:editId="4089DB89">
            <wp:extent cx="5021580" cy="14359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3678" cy="1439440"/>
                    </a:xfrm>
                    <a:prstGeom prst="rect">
                      <a:avLst/>
                    </a:prstGeom>
                  </pic:spPr>
                </pic:pic>
              </a:graphicData>
            </a:graphic>
          </wp:inline>
        </w:drawing>
      </w:r>
    </w:p>
    <w:p w14:paraId="0EDDF77C" w14:textId="77777777" w:rsidR="00A31FC2" w:rsidRPr="00CB5B42" w:rsidRDefault="00A31FC2" w:rsidP="00A31FC2">
      <w:pPr>
        <w:pStyle w:val="ListParagraph"/>
        <w:numPr>
          <w:ilvl w:val="0"/>
          <w:numId w:val="37"/>
        </w:numPr>
        <w:rPr>
          <w:rFonts w:ascii="Times New Roman" w:hAnsi="Times New Roman" w:cs="Times New Roman"/>
          <w:sz w:val="26"/>
          <w:szCs w:val="26"/>
        </w:rPr>
      </w:pPr>
      <w:r w:rsidRPr="00CB5B42">
        <w:rPr>
          <w:rFonts w:ascii="Times New Roman" w:hAnsi="Times New Roman" w:cs="Times New Roman"/>
          <w:sz w:val="26"/>
          <w:szCs w:val="26"/>
        </w:rPr>
        <w:t xml:space="preserve">4 hàm </w:t>
      </w:r>
      <w:proofErr w:type="gramStart"/>
      <w:r w:rsidRPr="00CB5B42">
        <w:rPr>
          <w:rFonts w:ascii="Times New Roman" w:hAnsi="Times New Roman" w:cs="Times New Roman"/>
          <w:sz w:val="26"/>
          <w:szCs w:val="26"/>
        </w:rPr>
        <w:t>thể  hiện</w:t>
      </w:r>
      <w:proofErr w:type="gramEnd"/>
      <w:r w:rsidRPr="00CB5B42">
        <w:rPr>
          <w:rFonts w:ascii="Times New Roman" w:hAnsi="Times New Roman" w:cs="Times New Roman"/>
          <w:sz w:val="26"/>
          <w:szCs w:val="26"/>
        </w:rPr>
        <w:t xml:space="preserve"> là đại diện cho 4 chức năng chính của chương trình trong việc thay đổi và hiện thị danh sách Phòng Thực Hành</w:t>
      </w:r>
    </w:p>
    <w:p w14:paraId="746BFECD" w14:textId="77777777" w:rsidR="00A31FC2" w:rsidRPr="00CB5B42" w:rsidRDefault="00A31FC2" w:rsidP="00A31FC2">
      <w:pPr>
        <w:ind w:left="360"/>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531950C" wp14:editId="089A9A9E">
            <wp:extent cx="5044440" cy="103152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5538" cy="1035837"/>
                    </a:xfrm>
                    <a:prstGeom prst="rect">
                      <a:avLst/>
                    </a:prstGeom>
                  </pic:spPr>
                </pic:pic>
              </a:graphicData>
            </a:graphic>
          </wp:inline>
        </w:drawing>
      </w:r>
    </w:p>
    <w:p w14:paraId="6E1AE57F" w14:textId="77777777" w:rsidR="00A31FC2" w:rsidRPr="00CB5B42" w:rsidRDefault="00A31FC2" w:rsidP="00A31FC2">
      <w:pPr>
        <w:pStyle w:val="ListParagraph"/>
        <w:numPr>
          <w:ilvl w:val="0"/>
          <w:numId w:val="37"/>
        </w:numPr>
        <w:rPr>
          <w:rFonts w:ascii="Times New Roman" w:hAnsi="Times New Roman" w:cs="Times New Roman"/>
          <w:sz w:val="26"/>
          <w:szCs w:val="26"/>
        </w:rPr>
      </w:pPr>
      <w:r w:rsidRPr="00CB5B42">
        <w:rPr>
          <w:rFonts w:ascii="Times New Roman" w:hAnsi="Times New Roman" w:cs="Times New Roman"/>
          <w:sz w:val="26"/>
          <w:szCs w:val="26"/>
        </w:rPr>
        <w:t xml:space="preserve">Hàm indexOfmaPhong tương đương như chức năng ở trong LichThucHanh với việc có thể xác định được các phần tử đã có và chưa có để thỏa mã cho điều kiện thay đổi danh sách của chương </w:t>
      </w:r>
      <w:proofErr w:type="gramStart"/>
      <w:r w:rsidRPr="00CB5B42">
        <w:rPr>
          <w:rFonts w:ascii="Times New Roman" w:hAnsi="Times New Roman" w:cs="Times New Roman"/>
          <w:sz w:val="26"/>
          <w:szCs w:val="26"/>
        </w:rPr>
        <w:t>trình ,</w:t>
      </w:r>
      <w:proofErr w:type="gramEnd"/>
      <w:r w:rsidRPr="00CB5B42">
        <w:rPr>
          <w:rFonts w:ascii="Times New Roman" w:hAnsi="Times New Roman" w:cs="Times New Roman"/>
          <w:sz w:val="26"/>
          <w:szCs w:val="26"/>
        </w:rPr>
        <w:t xml:space="preserve"> tránh được sự trùng lặp dữ liệu</w:t>
      </w:r>
    </w:p>
    <w:p w14:paraId="18E3300D" w14:textId="77777777" w:rsidR="00A31FC2" w:rsidRPr="00CB5B42" w:rsidRDefault="00A31FC2" w:rsidP="00A31FC2">
      <w:pPr>
        <w:pStyle w:val="Heading3"/>
        <w:rPr>
          <w:rFonts w:cs="Times New Roman"/>
        </w:rPr>
      </w:pPr>
      <w:bookmarkStart w:id="30" w:name="_Toc96828263"/>
      <w:r w:rsidRPr="00CB5B42">
        <w:rPr>
          <w:rFonts w:cs="Times New Roman"/>
        </w:rPr>
        <w:lastRenderedPageBreak/>
        <w:t>DBEngine.java</w:t>
      </w:r>
      <w:bookmarkEnd w:id="30"/>
    </w:p>
    <w:p w14:paraId="5EB72063" w14:textId="77777777" w:rsidR="00A31FC2" w:rsidRPr="00CB5B42" w:rsidRDefault="00A31FC2" w:rsidP="00A31FC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F1D7037" wp14:editId="626347E3">
            <wp:extent cx="5394960" cy="279950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8753" cy="2801468"/>
                    </a:xfrm>
                    <a:prstGeom prst="rect">
                      <a:avLst/>
                    </a:prstGeom>
                  </pic:spPr>
                </pic:pic>
              </a:graphicData>
            </a:graphic>
          </wp:inline>
        </w:drawing>
      </w:r>
    </w:p>
    <w:p w14:paraId="3262629D" w14:textId="77777777" w:rsidR="00A31FC2" w:rsidRPr="00CB5B42" w:rsidRDefault="00A31FC2" w:rsidP="00A31FC2">
      <w:pPr>
        <w:rPr>
          <w:rFonts w:ascii="Times New Roman" w:hAnsi="Times New Roman" w:cs="Times New Roman"/>
          <w:sz w:val="26"/>
          <w:szCs w:val="26"/>
        </w:rPr>
      </w:pPr>
    </w:p>
    <w:p w14:paraId="7A8700AB" w14:textId="0CD008D8" w:rsidR="00A31FC2" w:rsidRPr="00CB5B42" w:rsidRDefault="00CB5B42" w:rsidP="00CB5B42">
      <w:pPr>
        <w:pStyle w:val="Heading2"/>
        <w:rPr>
          <w:rFonts w:cs="Times New Roman"/>
        </w:rPr>
      </w:pPr>
      <w:bookmarkStart w:id="31" w:name="_Toc96828264"/>
      <w:r w:rsidRPr="00CB5B42">
        <w:rPr>
          <w:rFonts w:cs="Times New Roman"/>
        </w:rPr>
        <w:t>Vi Ngọc Đông</w:t>
      </w:r>
      <w:bookmarkEnd w:id="31"/>
    </w:p>
    <w:p w14:paraId="497F7D2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Chức năng “Quản lý” trong cụm chức năng Quản trị hệ thống.</w:t>
      </w:r>
    </w:p>
    <w:p w14:paraId="3AF07A8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Các đối tượng liên quan:</w:t>
      </w:r>
    </w:p>
    <w:p w14:paraId="3698C26A"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Tài khoản:</w:t>
      </w:r>
    </w:p>
    <w:p w14:paraId="1D6739A5"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24EF43C" wp14:editId="29FC53ED">
            <wp:extent cx="5943600" cy="337058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1C1B4051"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502C7DEE" wp14:editId="55E7E1F3">
            <wp:extent cx="5943600" cy="351917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5C7F20F1"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Đối tượng Yêu cầu đăng ký lịch thực hành:</w:t>
      </w:r>
    </w:p>
    <w:p w14:paraId="141F9C4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BD3F833" wp14:editId="4DE59CF6">
            <wp:extent cx="5932805" cy="33388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1BBA8099"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CC35A70" wp14:editId="6D71690E">
            <wp:extent cx="5943600" cy="3827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14:paraId="5CE42148"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2D82D5B" wp14:editId="2A50CBDC">
            <wp:extent cx="5932805" cy="34239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p>
    <w:p w14:paraId="36DDADB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Đối tượng Yêu cầu thay đổi lịch thực hành: Đối tượng này có kết tập đối tượng yêu cầu đăng ký lịch thực hành</w:t>
      </w:r>
    </w:p>
    <w:p w14:paraId="715ED25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8A97B8E" wp14:editId="18F5DF1D">
            <wp:extent cx="5943600" cy="32918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5DB7898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2B7D1E00" wp14:editId="79F49DE5">
            <wp:extent cx="5943600" cy="35941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6522DB2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385A475D" wp14:editId="7A708749">
            <wp:extent cx="5943600" cy="408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53D3C7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A02E6D1" wp14:editId="6C5DBDF5">
            <wp:extent cx="5932805" cy="33388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19461D11"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Các lớp thực hiện chức năng quản lý:</w:t>
      </w:r>
    </w:p>
    <w:p w14:paraId="31D5DB9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lớp DemoQTV:</w:t>
      </w:r>
    </w:p>
    <w:p w14:paraId="7456BF9E"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34D5EA2" wp14:editId="2A3445CB">
            <wp:extent cx="5943600" cy="3434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3F020955"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2664787" wp14:editId="18D2C429">
            <wp:extent cx="5932805" cy="31794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2805" cy="3179445"/>
                    </a:xfrm>
                    <a:prstGeom prst="rect">
                      <a:avLst/>
                    </a:prstGeom>
                    <a:noFill/>
                    <a:ln>
                      <a:noFill/>
                    </a:ln>
                  </pic:spPr>
                </pic:pic>
              </a:graphicData>
            </a:graphic>
          </wp:inline>
        </w:drawing>
      </w:r>
    </w:p>
    <w:p w14:paraId="4C2CE25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Lớp QuanLy:</w:t>
      </w:r>
    </w:p>
    <w:p w14:paraId="70F2E82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8BC229F" wp14:editId="148923C7">
            <wp:extent cx="5943600" cy="38404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1C04EB9"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C2E3FFD" wp14:editId="4559BDAD">
            <wp:extent cx="5943600" cy="35191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3998D81D"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1ECE7DED" wp14:editId="72C1AC09">
            <wp:extent cx="5932805" cy="3221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37A7A04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Lớp QLYeuCauDangKyLTH:</w:t>
      </w:r>
    </w:p>
    <w:p w14:paraId="34BBE80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AF1C54A" wp14:editId="782A70A3">
            <wp:extent cx="5932805" cy="34982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2805" cy="3498215"/>
                    </a:xfrm>
                    <a:prstGeom prst="rect">
                      <a:avLst/>
                    </a:prstGeom>
                    <a:noFill/>
                    <a:ln>
                      <a:noFill/>
                    </a:ln>
                  </pic:spPr>
                </pic:pic>
              </a:graphicData>
            </a:graphic>
          </wp:inline>
        </w:drawing>
      </w:r>
    </w:p>
    <w:p w14:paraId="27C05B0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F30055E" wp14:editId="404AAD35">
            <wp:extent cx="5932805" cy="351917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14:paraId="1970441B"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BE39DBA" wp14:editId="3626A962">
            <wp:extent cx="5943600" cy="36468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02F1744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43CF304" wp14:editId="31438ED6">
            <wp:extent cx="5932805" cy="36150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3615055"/>
                    </a:xfrm>
                    <a:prstGeom prst="rect">
                      <a:avLst/>
                    </a:prstGeom>
                    <a:noFill/>
                    <a:ln>
                      <a:noFill/>
                    </a:ln>
                  </pic:spPr>
                </pic:pic>
              </a:graphicData>
            </a:graphic>
          </wp:inline>
        </w:drawing>
      </w:r>
    </w:p>
    <w:p w14:paraId="0405E784"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7CB6BEE" wp14:editId="21F8482E">
            <wp:extent cx="5943600" cy="358330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noFill/>
                    </a:ln>
                  </pic:spPr>
                </pic:pic>
              </a:graphicData>
            </a:graphic>
          </wp:inline>
        </w:drawing>
      </w:r>
    </w:p>
    <w:p w14:paraId="718F56C5" w14:textId="77777777" w:rsidR="00CB5B42" w:rsidRPr="00CB5B42" w:rsidRDefault="00CB5B42" w:rsidP="00CB5B42">
      <w:pPr>
        <w:rPr>
          <w:rFonts w:ascii="Times New Roman" w:hAnsi="Times New Roman" w:cs="Times New Roman"/>
          <w:noProof/>
          <w:sz w:val="26"/>
          <w:szCs w:val="26"/>
        </w:rPr>
      </w:pPr>
    </w:p>
    <w:p w14:paraId="2300ADA8"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4CF5C176" wp14:editId="0B0BA0EA">
            <wp:extent cx="5932805" cy="363664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2805" cy="3636645"/>
                    </a:xfrm>
                    <a:prstGeom prst="rect">
                      <a:avLst/>
                    </a:prstGeom>
                    <a:noFill/>
                    <a:ln>
                      <a:noFill/>
                    </a:ln>
                  </pic:spPr>
                </pic:pic>
              </a:graphicData>
            </a:graphic>
          </wp:inline>
        </w:drawing>
      </w:r>
    </w:p>
    <w:p w14:paraId="6C12D886"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828EAB4" wp14:editId="34C0CFFC">
            <wp:extent cx="5932805" cy="35833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2805" cy="3583305"/>
                    </a:xfrm>
                    <a:prstGeom prst="rect">
                      <a:avLst/>
                    </a:prstGeom>
                    <a:noFill/>
                    <a:ln>
                      <a:noFill/>
                    </a:ln>
                  </pic:spPr>
                </pic:pic>
              </a:graphicData>
            </a:graphic>
          </wp:inline>
        </w:drawing>
      </w:r>
    </w:p>
    <w:p w14:paraId="2A098C5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3F7D328" wp14:editId="356C92DA">
            <wp:extent cx="5943600" cy="3604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4B5A6CAE"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214A8F90" wp14:editId="44723D09">
            <wp:extent cx="5932805" cy="359410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2805" cy="3594100"/>
                    </a:xfrm>
                    <a:prstGeom prst="rect">
                      <a:avLst/>
                    </a:prstGeom>
                    <a:noFill/>
                    <a:ln>
                      <a:noFill/>
                    </a:ln>
                  </pic:spPr>
                </pic:pic>
              </a:graphicData>
            </a:graphic>
          </wp:inline>
        </w:drawing>
      </w:r>
    </w:p>
    <w:p w14:paraId="67081F15"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D9C652C" wp14:editId="23E24033">
            <wp:extent cx="5932805" cy="34982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2805" cy="3498215"/>
                    </a:xfrm>
                    <a:prstGeom prst="rect">
                      <a:avLst/>
                    </a:prstGeom>
                    <a:noFill/>
                    <a:ln>
                      <a:noFill/>
                    </a:ln>
                  </pic:spPr>
                </pic:pic>
              </a:graphicData>
            </a:graphic>
          </wp:inline>
        </w:drawing>
      </w:r>
    </w:p>
    <w:p w14:paraId="3D9D5A98"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9C597B4" wp14:editId="6C59B08D">
            <wp:extent cx="5943600" cy="35515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p>
    <w:p w14:paraId="58A95D9F"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47D6FB19" wp14:editId="1D6BBAE3">
            <wp:extent cx="5943600" cy="3774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747985E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Lớp QLYeuCauThayDoiLTH</w:t>
      </w:r>
    </w:p>
    <w:p w14:paraId="7512293B"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8ED50E9" wp14:editId="5345C832">
            <wp:extent cx="5943600" cy="33489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4C4BFA2"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371DFFEE" wp14:editId="14F0182B">
            <wp:extent cx="5943600" cy="35941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1AF885CB"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9DBE0C4" wp14:editId="634AB36A">
            <wp:extent cx="5932805" cy="363664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3636645"/>
                    </a:xfrm>
                    <a:prstGeom prst="rect">
                      <a:avLst/>
                    </a:prstGeom>
                    <a:noFill/>
                    <a:ln>
                      <a:noFill/>
                    </a:ln>
                  </pic:spPr>
                </pic:pic>
              </a:graphicData>
            </a:graphic>
          </wp:inline>
        </w:drawing>
      </w:r>
    </w:p>
    <w:p w14:paraId="4B316B5A"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43D1DF25" wp14:editId="656A6F06">
            <wp:extent cx="5943600" cy="3359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14:paraId="41F034C9"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F321830" wp14:editId="7FD6CF90">
            <wp:extent cx="5932805" cy="3509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14:paraId="3725DBB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EE5B741" wp14:editId="7DB420D6">
            <wp:extent cx="5943600" cy="3487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426B9789"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25CA510" wp14:editId="3734F8E8">
            <wp:extent cx="5943600" cy="3509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noFill/>
                    </a:ln>
                  </pic:spPr>
                </pic:pic>
              </a:graphicData>
            </a:graphic>
          </wp:inline>
        </w:drawing>
      </w:r>
    </w:p>
    <w:p w14:paraId="34A12D4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63DA890" wp14:editId="06786359">
            <wp:extent cx="5932805" cy="3455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14:paraId="2651B8DB"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5388084D" wp14:editId="24B349F1">
            <wp:extent cx="5932805" cy="3561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282D83C6"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D285F79" wp14:editId="60E34BEB">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75251114"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0AE46199" wp14:editId="7680DB48">
            <wp:extent cx="5932805" cy="3444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noFill/>
                    </a:ln>
                  </pic:spPr>
                </pic:pic>
              </a:graphicData>
            </a:graphic>
          </wp:inline>
        </w:drawing>
      </w:r>
    </w:p>
    <w:p w14:paraId="2A0D176A"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48695BE8" wp14:editId="0CF7ABC6">
            <wp:extent cx="5943600" cy="3646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53480DC1"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14859244" wp14:editId="6348EB2E">
            <wp:extent cx="5932805" cy="3529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2805" cy="3529965"/>
                    </a:xfrm>
                    <a:prstGeom prst="rect">
                      <a:avLst/>
                    </a:prstGeom>
                    <a:noFill/>
                    <a:ln>
                      <a:noFill/>
                    </a:ln>
                  </pic:spPr>
                </pic:pic>
              </a:graphicData>
            </a:graphic>
          </wp:inline>
        </w:drawing>
      </w:r>
    </w:p>
    <w:p w14:paraId="0E44939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F73318D" wp14:editId="0140F95E">
            <wp:extent cx="5943600" cy="3710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77DDA4BF"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sz w:val="26"/>
          <w:szCs w:val="26"/>
        </w:rPr>
        <w:t>+ Lớp QLTaiKhoan:</w:t>
      </w:r>
    </w:p>
    <w:p w14:paraId="0D061E6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34AB4A77" wp14:editId="2A547D5E">
            <wp:extent cx="5943600" cy="3646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3EC87E2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65A3EBB" wp14:editId="4F2530E9">
            <wp:extent cx="5943600" cy="3583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noFill/>
                    </a:ln>
                  </pic:spPr>
                </pic:pic>
              </a:graphicData>
            </a:graphic>
          </wp:inline>
        </w:drawing>
      </w:r>
    </w:p>
    <w:p w14:paraId="2C9B7A60"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60D239D7" wp14:editId="7C01D182">
            <wp:extent cx="5932805" cy="3540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3540760"/>
                    </a:xfrm>
                    <a:prstGeom prst="rect">
                      <a:avLst/>
                    </a:prstGeom>
                    <a:noFill/>
                    <a:ln>
                      <a:noFill/>
                    </a:ln>
                  </pic:spPr>
                </pic:pic>
              </a:graphicData>
            </a:graphic>
          </wp:inline>
        </w:drawing>
      </w:r>
    </w:p>
    <w:p w14:paraId="63B28C2A"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6CCF5159" wp14:editId="6870BD8A">
            <wp:extent cx="5932805" cy="348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inline>
        </w:drawing>
      </w:r>
    </w:p>
    <w:p w14:paraId="53B8188C"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48243ADD" wp14:editId="30F3010F">
            <wp:extent cx="5932805" cy="35090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14:paraId="5892A546"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57C6EF1" wp14:editId="41B9133B">
            <wp:extent cx="5932805" cy="34664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3466465"/>
                    </a:xfrm>
                    <a:prstGeom prst="rect">
                      <a:avLst/>
                    </a:prstGeom>
                    <a:noFill/>
                    <a:ln>
                      <a:noFill/>
                    </a:ln>
                  </pic:spPr>
                </pic:pic>
              </a:graphicData>
            </a:graphic>
          </wp:inline>
        </w:drawing>
      </w:r>
    </w:p>
    <w:p w14:paraId="0CDB5649"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742385B0" wp14:editId="11CCA72D">
            <wp:extent cx="5943600" cy="3540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5589D88E"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73363519" wp14:editId="019FF26D">
            <wp:extent cx="5943600" cy="36683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2445959B"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7023FA44" wp14:editId="2F44E529">
            <wp:extent cx="5943600" cy="3413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1C8922DE" w14:textId="77777777" w:rsidR="00CB5B42" w:rsidRPr="00CB5B42" w:rsidRDefault="00CB5B42" w:rsidP="00CB5B42">
      <w:pPr>
        <w:rPr>
          <w:rFonts w:ascii="Times New Roman" w:hAnsi="Times New Roman" w:cs="Times New Roman"/>
          <w:sz w:val="26"/>
          <w:szCs w:val="26"/>
        </w:rPr>
      </w:pPr>
    </w:p>
    <w:p w14:paraId="540B6408"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lastRenderedPageBreak/>
        <w:drawing>
          <wp:inline distT="0" distB="0" distL="0" distR="0" wp14:anchorId="01182ED7" wp14:editId="17C99286">
            <wp:extent cx="5943600" cy="32918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54096863" w14:textId="77777777" w:rsidR="00CB5B42" w:rsidRPr="00CB5B42" w:rsidRDefault="00CB5B42" w:rsidP="00CB5B42">
      <w:pPr>
        <w:rPr>
          <w:rFonts w:ascii="Times New Roman" w:hAnsi="Times New Roman" w:cs="Times New Roman"/>
          <w:sz w:val="26"/>
          <w:szCs w:val="26"/>
        </w:rPr>
      </w:pPr>
      <w:r w:rsidRPr="00CB5B42">
        <w:rPr>
          <w:rFonts w:ascii="Times New Roman" w:hAnsi="Times New Roman" w:cs="Times New Roman"/>
          <w:noProof/>
          <w:sz w:val="26"/>
          <w:szCs w:val="26"/>
        </w:rPr>
        <w:drawing>
          <wp:inline distT="0" distB="0" distL="0" distR="0" wp14:anchorId="2B06DCCC" wp14:editId="41515357">
            <wp:extent cx="5943600" cy="35299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07F683DF" w14:textId="77777777" w:rsidR="00CB5B42" w:rsidRPr="00CB5B42" w:rsidRDefault="00CB5B42" w:rsidP="00CB5B42">
      <w:pPr>
        <w:rPr>
          <w:rFonts w:ascii="Times New Roman" w:hAnsi="Times New Roman" w:cs="Times New Roman"/>
          <w:sz w:val="26"/>
          <w:szCs w:val="26"/>
        </w:rPr>
      </w:pPr>
    </w:p>
    <w:p w14:paraId="172DB6B0" w14:textId="77777777" w:rsidR="00CB5B42" w:rsidRPr="00CB5B42" w:rsidRDefault="00CB5B42" w:rsidP="00CB5B42">
      <w:pPr>
        <w:rPr>
          <w:rFonts w:ascii="Times New Roman" w:hAnsi="Times New Roman" w:cs="Times New Roman"/>
          <w:sz w:val="26"/>
          <w:szCs w:val="26"/>
        </w:rPr>
      </w:pPr>
    </w:p>
    <w:p w14:paraId="4FC64C03" w14:textId="77777777" w:rsidR="00CB5B42" w:rsidRPr="00CB5B42" w:rsidRDefault="00CB5B42" w:rsidP="00CB5B42">
      <w:pPr>
        <w:rPr>
          <w:rFonts w:ascii="Times New Roman" w:hAnsi="Times New Roman" w:cs="Times New Roman"/>
          <w:sz w:val="26"/>
          <w:szCs w:val="26"/>
        </w:rPr>
      </w:pPr>
    </w:p>
    <w:p w14:paraId="055EF346" w14:textId="77777777" w:rsidR="00CB5B42" w:rsidRPr="00CB5B42" w:rsidRDefault="00CB5B42" w:rsidP="00CB5B42">
      <w:pPr>
        <w:rPr>
          <w:rFonts w:ascii="Times New Roman" w:hAnsi="Times New Roman" w:cs="Times New Roman"/>
          <w:sz w:val="26"/>
          <w:szCs w:val="26"/>
        </w:rPr>
      </w:pPr>
    </w:p>
    <w:p w14:paraId="26A7724A" w14:textId="77777777" w:rsidR="00CB5B42" w:rsidRPr="00CB5B42" w:rsidRDefault="00CB5B42" w:rsidP="00CB5B42">
      <w:pPr>
        <w:rPr>
          <w:rFonts w:ascii="Times New Roman" w:hAnsi="Times New Roman" w:cs="Times New Roman"/>
          <w:sz w:val="26"/>
          <w:szCs w:val="26"/>
        </w:rPr>
      </w:pPr>
    </w:p>
    <w:p w14:paraId="00D83AA8" w14:textId="77777777" w:rsidR="00CB5B42" w:rsidRPr="00CB5B42" w:rsidRDefault="00CB5B42" w:rsidP="00CB5B42">
      <w:pPr>
        <w:rPr>
          <w:rFonts w:ascii="Times New Roman" w:hAnsi="Times New Roman" w:cs="Times New Roman"/>
          <w:sz w:val="26"/>
          <w:szCs w:val="26"/>
        </w:rPr>
      </w:pPr>
    </w:p>
    <w:p w14:paraId="23F001BD" w14:textId="77777777" w:rsidR="00CB5B42" w:rsidRPr="00CB5B42" w:rsidRDefault="00CB5B42" w:rsidP="00CB5B42">
      <w:pPr>
        <w:rPr>
          <w:rFonts w:ascii="Times New Roman" w:hAnsi="Times New Roman" w:cs="Times New Roman"/>
        </w:rPr>
      </w:pPr>
    </w:p>
    <w:p w14:paraId="6E719F26" w14:textId="77777777" w:rsidR="00CB5B42" w:rsidRPr="00CB5B42" w:rsidRDefault="00CB5B42" w:rsidP="00BD7336">
      <w:pPr>
        <w:rPr>
          <w:rFonts w:ascii="Times New Roman" w:hAnsi="Times New Roman" w:cs="Times New Roman"/>
          <w:sz w:val="26"/>
          <w:szCs w:val="26"/>
        </w:rPr>
      </w:pPr>
    </w:p>
    <w:p w14:paraId="06410D8B" w14:textId="77777777" w:rsidR="00A31FC2" w:rsidRPr="00CB5B42" w:rsidRDefault="00A31FC2" w:rsidP="00BD7336">
      <w:pPr>
        <w:rPr>
          <w:rFonts w:ascii="Times New Roman" w:hAnsi="Times New Roman" w:cs="Times New Roman"/>
          <w:sz w:val="26"/>
          <w:szCs w:val="26"/>
        </w:rPr>
      </w:pPr>
    </w:p>
    <w:p w14:paraId="45A3E1B8" w14:textId="198C605F" w:rsidR="00AA33F8" w:rsidRPr="00CB5B42" w:rsidRDefault="00AA33F8" w:rsidP="00C279A2">
      <w:pPr>
        <w:pStyle w:val="Heading1"/>
        <w:jc w:val="center"/>
        <w:rPr>
          <w:rFonts w:cs="Times New Roman"/>
        </w:rPr>
      </w:pPr>
      <w:bookmarkStart w:id="32" w:name="_Toc96828265"/>
      <w:r w:rsidRPr="00CB5B42">
        <w:rPr>
          <w:rFonts w:cs="Times New Roman"/>
        </w:rPr>
        <w:t>KẾT LUẬN VÀ BÀI HỌC KINH NGHIỆM</w:t>
      </w:r>
      <w:bookmarkEnd w:id="12"/>
      <w:bookmarkEnd w:id="13"/>
      <w:bookmarkEnd w:id="32"/>
    </w:p>
    <w:p w14:paraId="3B1719A6" w14:textId="77777777" w:rsidR="00AA33F8" w:rsidRPr="00CB5B42" w:rsidRDefault="00AA33F8" w:rsidP="00C54457">
      <w:pPr>
        <w:pStyle w:val="Heading2"/>
        <w:rPr>
          <w:rFonts w:cs="Times New Roman"/>
        </w:rPr>
      </w:pPr>
      <w:r w:rsidRPr="00CB5B42">
        <w:rPr>
          <w:rFonts w:cs="Times New Roman"/>
        </w:rPr>
        <w:t xml:space="preserve"> </w:t>
      </w:r>
      <w:bookmarkStart w:id="33" w:name="_Toc2749388"/>
      <w:bookmarkStart w:id="34" w:name="_Toc67317983"/>
      <w:bookmarkStart w:id="35" w:name="_Toc67320954"/>
      <w:bookmarkStart w:id="36" w:name="_Toc96828266"/>
      <w:r w:rsidRPr="00CB5B42">
        <w:rPr>
          <w:rFonts w:cs="Times New Roman"/>
        </w:rPr>
        <w:t>Nội dung đã thực hiện</w:t>
      </w:r>
      <w:bookmarkEnd w:id="33"/>
      <w:bookmarkEnd w:id="34"/>
      <w:bookmarkEnd w:id="35"/>
      <w:bookmarkEnd w:id="36"/>
    </w:p>
    <w:p w14:paraId="2A7EF5AD" w14:textId="0BD93D9D" w:rsidR="00AA33F8" w:rsidRPr="00CB5B42" w:rsidRDefault="00AA33F8" w:rsidP="00BB3CD4">
      <w:pPr>
        <w:pStyle w:val="ListParagraph"/>
        <w:numPr>
          <w:ilvl w:val="0"/>
          <w:numId w:val="20"/>
        </w:numPr>
        <w:spacing w:beforeLines="80" w:before="192" w:afterLines="80" w:after="192" w:line="240" w:lineRule="auto"/>
        <w:ind w:left="709"/>
        <w:jc w:val="both"/>
        <w:rPr>
          <w:rFonts w:ascii="Times New Roman" w:hAnsi="Times New Roman" w:cs="Times New Roman"/>
          <w:sz w:val="26"/>
          <w:szCs w:val="26"/>
        </w:rPr>
      </w:pPr>
      <w:r w:rsidRPr="00CB5B42">
        <w:rPr>
          <w:rFonts w:ascii="Times New Roman" w:hAnsi="Times New Roman" w:cs="Times New Roman"/>
          <w:sz w:val="26"/>
          <w:szCs w:val="26"/>
        </w:rPr>
        <w:t>Trình bày những kiến thức và kỹ năng học được thông qua thực hiện Tiểu luận, Bài tập lớn, Đồ án/Dự án.</w:t>
      </w:r>
      <w:r w:rsidR="00943F0D" w:rsidRPr="00CB5B42">
        <w:rPr>
          <w:rFonts w:ascii="Times New Roman" w:hAnsi="Times New Roman" w:cs="Times New Roman"/>
          <w:sz w:val="26"/>
          <w:szCs w:val="26"/>
        </w:rPr>
        <w:t xml:space="preserve"> </w:t>
      </w:r>
      <w:r w:rsidR="00F4295E" w:rsidRPr="00CB5B42">
        <w:rPr>
          <w:rFonts w:ascii="Times New Roman" w:hAnsi="Times New Roman" w:cs="Times New Roman"/>
          <w:sz w:val="26"/>
          <w:szCs w:val="26"/>
        </w:rPr>
        <w:t xml:space="preserve">Thông qua việc thực hiện bài tập lớn với đề tài ‘’Quản lý lập lịch phòng thực hành’’ nhóm em đã tiếp thu được nhiều kiến thức và kỹ năng mới </w:t>
      </w:r>
      <w:proofErr w:type="gramStart"/>
      <w:r w:rsidR="00F4295E" w:rsidRPr="00CB5B42">
        <w:rPr>
          <w:rFonts w:ascii="Times New Roman" w:hAnsi="Times New Roman" w:cs="Times New Roman"/>
          <w:sz w:val="26"/>
          <w:szCs w:val="26"/>
        </w:rPr>
        <w:t>như :</w:t>
      </w:r>
      <w:proofErr w:type="gramEnd"/>
      <w:r w:rsidR="00F4295E" w:rsidRPr="00CB5B42">
        <w:rPr>
          <w:rFonts w:ascii="Times New Roman" w:hAnsi="Times New Roman" w:cs="Times New Roman"/>
          <w:sz w:val="26"/>
          <w:szCs w:val="26"/>
        </w:rPr>
        <w:t xml:space="preserve"> phân tích thiết kế hệ thống, thiết kế giao diện, kiến trúc hệ thống, kỹ năng làm việc nhóm.</w:t>
      </w:r>
    </w:p>
    <w:p w14:paraId="581BDB76" w14:textId="281D6BC1" w:rsidR="006771EB" w:rsidRPr="00CB5B42" w:rsidRDefault="00AA33F8" w:rsidP="006771EB">
      <w:pPr>
        <w:pStyle w:val="ListParagraph"/>
        <w:numPr>
          <w:ilvl w:val="0"/>
          <w:numId w:val="20"/>
        </w:numPr>
        <w:tabs>
          <w:tab w:val="left" w:pos="2715"/>
        </w:tabs>
        <w:spacing w:beforeLines="80" w:before="192" w:afterLines="80" w:after="192" w:line="240" w:lineRule="auto"/>
        <w:jc w:val="both"/>
        <w:rPr>
          <w:rFonts w:ascii="Times New Roman" w:hAnsi="Times New Roman" w:cs="Times New Roman"/>
          <w:sz w:val="26"/>
          <w:szCs w:val="26"/>
        </w:rPr>
      </w:pPr>
      <w:r w:rsidRPr="00CB5B42">
        <w:rPr>
          <w:rFonts w:ascii="Times New Roman" w:hAnsi="Times New Roman" w:cs="Times New Roman"/>
          <w:sz w:val="26"/>
          <w:szCs w:val="26"/>
        </w:rPr>
        <w:t>Những chuẩn đầu ra của học phần đã đạt được trong quá trình thực hiện Tiểu luận, Bài tập lớn, Đồ án/Dự</w:t>
      </w:r>
      <w:r w:rsidR="00FB4547" w:rsidRPr="00CB5B42">
        <w:rPr>
          <w:rFonts w:ascii="Times New Roman" w:hAnsi="Times New Roman" w:cs="Times New Roman"/>
          <w:sz w:val="26"/>
          <w:szCs w:val="26"/>
        </w:rPr>
        <w:t xml:space="preserve"> án:</w:t>
      </w:r>
      <w:r w:rsidR="006771EB" w:rsidRPr="00CB5B42">
        <w:rPr>
          <w:rFonts w:ascii="Times New Roman" w:hAnsi="Times New Roman" w:cs="Times New Roman"/>
          <w:sz w:val="26"/>
          <w:szCs w:val="26"/>
        </w:rPr>
        <w:t xml:space="preserve"> nắm được kiến thực java để lập trình giải quyết các bài toán về ứng dụng, giao diện đồ họ, vận dụng được các kiến thức trong việc thiết kế, xây dựng và phát triển các ứng dụng trong môi trường Java.</w:t>
      </w:r>
    </w:p>
    <w:p w14:paraId="24471AE5" w14:textId="77777777" w:rsidR="00FB4547" w:rsidRPr="00CB5B42" w:rsidRDefault="00FB4547" w:rsidP="00FB4547">
      <w:pPr>
        <w:pStyle w:val="ListParagraph"/>
        <w:tabs>
          <w:tab w:val="left" w:pos="2715"/>
        </w:tabs>
        <w:spacing w:beforeLines="80" w:before="192" w:afterLines="80" w:after="192" w:line="240" w:lineRule="auto"/>
        <w:ind w:left="1076"/>
        <w:jc w:val="both"/>
        <w:rPr>
          <w:rFonts w:ascii="Times New Roman" w:hAnsi="Times New Roman" w:cs="Times New Roman"/>
          <w:sz w:val="26"/>
          <w:szCs w:val="26"/>
        </w:rPr>
      </w:pPr>
    </w:p>
    <w:p w14:paraId="5AB6CF45" w14:textId="375DE5B4" w:rsidR="00C21414" w:rsidRPr="00CB5B42" w:rsidRDefault="00AA33F8" w:rsidP="00BB3CD4">
      <w:pPr>
        <w:pStyle w:val="ListParagraph"/>
        <w:numPr>
          <w:ilvl w:val="0"/>
          <w:numId w:val="20"/>
        </w:numPr>
        <w:spacing w:beforeLines="80" w:before="192" w:afterLines="80" w:after="192" w:line="240" w:lineRule="auto"/>
        <w:ind w:left="709"/>
        <w:jc w:val="both"/>
        <w:rPr>
          <w:rFonts w:ascii="Times New Roman" w:hAnsi="Times New Roman" w:cs="Times New Roman"/>
          <w:sz w:val="26"/>
          <w:szCs w:val="26"/>
        </w:rPr>
      </w:pPr>
      <w:r w:rsidRPr="00CB5B42">
        <w:rPr>
          <w:rFonts w:ascii="Times New Roman" w:hAnsi="Times New Roman" w:cs="Times New Roman"/>
          <w:sz w:val="26"/>
          <w:szCs w:val="26"/>
        </w:rPr>
        <w:t>Những bài học kinh nghiệm được rút ra sau khi kết thúc Tiểu luận, Bài tập lớn, Đồ án/ Dự án</w:t>
      </w:r>
      <w:r w:rsidR="00FB4547" w:rsidRPr="00CB5B42">
        <w:rPr>
          <w:rFonts w:ascii="Times New Roman" w:hAnsi="Times New Roman" w:cs="Times New Roman"/>
          <w:sz w:val="26"/>
          <w:szCs w:val="26"/>
        </w:rPr>
        <w:t>: nên tìm hiểu các công nghệ trước khi thực hiện đề tài, thực thi các bước xây dựng đề tài theo đúng quy trình như: tìm hiểu sơ bộ về hệ thống, phân tích và thiết kế hệ thống, xây dựng và thiết kế hệ thống.</w:t>
      </w:r>
    </w:p>
    <w:p w14:paraId="411F2F36" w14:textId="77777777" w:rsidR="003977D8" w:rsidRPr="00CB5B42" w:rsidRDefault="003977D8" w:rsidP="0062015E">
      <w:pPr>
        <w:pStyle w:val="ListParagraph"/>
        <w:spacing w:beforeLines="80" w:before="192" w:afterLines="80" w:after="192" w:line="240" w:lineRule="auto"/>
        <w:ind w:left="1076"/>
        <w:jc w:val="both"/>
        <w:rPr>
          <w:rFonts w:ascii="Times New Roman" w:hAnsi="Times New Roman" w:cs="Times New Roman"/>
          <w:sz w:val="26"/>
          <w:szCs w:val="26"/>
        </w:rPr>
      </w:pPr>
    </w:p>
    <w:p w14:paraId="55080935" w14:textId="77777777" w:rsidR="00AA33F8" w:rsidRPr="00CB5B42" w:rsidRDefault="00AA33F8" w:rsidP="00AA33F8">
      <w:pPr>
        <w:pStyle w:val="Heading2"/>
        <w:keepLines w:val="0"/>
        <w:spacing w:beforeLines="80" w:before="192" w:afterLines="80" w:after="192" w:line="240" w:lineRule="auto"/>
        <w:ind w:left="1143" w:hanging="292"/>
        <w:jc w:val="both"/>
        <w:rPr>
          <w:rFonts w:cs="Times New Roman"/>
        </w:rPr>
      </w:pPr>
      <w:bookmarkStart w:id="37" w:name="_Toc2749389"/>
      <w:bookmarkStart w:id="38" w:name="_Toc67317984"/>
      <w:bookmarkStart w:id="39" w:name="_Toc67320955"/>
      <w:bookmarkStart w:id="40" w:name="_Toc96828267"/>
      <w:r w:rsidRPr="00CB5B42">
        <w:rPr>
          <w:rFonts w:cs="Times New Roman"/>
        </w:rPr>
        <w:t>Hướng phát triển.</w:t>
      </w:r>
      <w:bookmarkEnd w:id="37"/>
      <w:bookmarkEnd w:id="38"/>
      <w:bookmarkEnd w:id="39"/>
      <w:bookmarkEnd w:id="40"/>
    </w:p>
    <w:p w14:paraId="6E90AE90" w14:textId="2CCD0CAD" w:rsidR="00C21414" w:rsidRPr="00CB5B42" w:rsidRDefault="00C21414" w:rsidP="00FB4547">
      <w:pPr>
        <w:spacing w:beforeLines="80" w:before="192" w:afterLines="80" w:after="192" w:line="240" w:lineRule="auto"/>
        <w:ind w:left="630"/>
        <w:rPr>
          <w:rFonts w:ascii="Times New Roman" w:hAnsi="Times New Roman" w:cs="Times New Roman"/>
          <w:sz w:val="26"/>
          <w:szCs w:val="26"/>
        </w:rPr>
      </w:pPr>
      <w:r w:rsidRPr="00CB5B42">
        <w:rPr>
          <w:rFonts w:ascii="Times New Roman" w:hAnsi="Times New Roman" w:cs="Times New Roman"/>
          <w:sz w:val="26"/>
          <w:szCs w:val="26"/>
        </w:rPr>
        <w:t>-</w:t>
      </w:r>
      <w:r w:rsidRPr="00CB5B42">
        <w:rPr>
          <w:rFonts w:ascii="Times New Roman" w:hAnsi="Times New Roman" w:cs="Times New Roman"/>
          <w:sz w:val="26"/>
          <w:szCs w:val="26"/>
        </w:rPr>
        <w:tab/>
        <w:t>Hệ thông quản lý phòng thực hành trực tuyến là hệ thống có tính ứng dụng cao</w:t>
      </w:r>
      <w:r w:rsidR="00FB4547" w:rsidRPr="00CB5B42">
        <w:rPr>
          <w:rFonts w:ascii="Times New Roman" w:hAnsi="Times New Roman" w:cs="Times New Roman"/>
          <w:sz w:val="26"/>
          <w:szCs w:val="26"/>
        </w:rPr>
        <w:t xml:space="preserve"> </w:t>
      </w:r>
      <w:r w:rsidRPr="00CB5B42">
        <w:rPr>
          <w:rFonts w:ascii="Times New Roman" w:hAnsi="Times New Roman" w:cs="Times New Roman"/>
          <w:sz w:val="26"/>
          <w:szCs w:val="26"/>
        </w:rPr>
        <w:t>trong trường đại học. Hiện tại hệ thống vẫn còn sơ sài, nhiều thiếu xót, cần xây dựng và phát triển thêm để đầy đủ các chức năng như thiết kế. Hệ thống trong thời gian tới sẽ được phát triển thêm như sau:</w:t>
      </w:r>
    </w:p>
    <w:p w14:paraId="3F85C352" w14:textId="77777777" w:rsidR="00C21414" w:rsidRPr="00CB5B42" w:rsidRDefault="00C21414" w:rsidP="00C21414">
      <w:pPr>
        <w:spacing w:beforeLines="80" w:before="192" w:afterLines="80" w:after="192" w:line="240" w:lineRule="auto"/>
        <w:ind w:left="630"/>
        <w:rPr>
          <w:rFonts w:ascii="Times New Roman" w:hAnsi="Times New Roman" w:cs="Times New Roman"/>
          <w:sz w:val="26"/>
          <w:szCs w:val="26"/>
        </w:rPr>
      </w:pPr>
      <w:r w:rsidRPr="00CB5B42">
        <w:rPr>
          <w:rFonts w:ascii="Times New Roman" w:hAnsi="Times New Roman" w:cs="Times New Roman"/>
          <w:sz w:val="26"/>
          <w:szCs w:val="26"/>
        </w:rPr>
        <w:t>-</w:t>
      </w:r>
      <w:r w:rsidRPr="00CB5B42">
        <w:rPr>
          <w:rFonts w:ascii="Times New Roman" w:hAnsi="Times New Roman" w:cs="Times New Roman"/>
          <w:sz w:val="26"/>
          <w:szCs w:val="26"/>
        </w:rPr>
        <w:tab/>
        <w:t>Xây dựng hoàn thiện các chức năng như thiết kế.</w:t>
      </w:r>
    </w:p>
    <w:p w14:paraId="09A3081E" w14:textId="77777777" w:rsidR="00C21414" w:rsidRPr="00CB5B42" w:rsidRDefault="00C21414" w:rsidP="00C21414">
      <w:pPr>
        <w:spacing w:beforeLines="80" w:before="192" w:afterLines="80" w:after="192" w:line="240" w:lineRule="auto"/>
        <w:ind w:left="630"/>
        <w:rPr>
          <w:rFonts w:ascii="Times New Roman" w:hAnsi="Times New Roman" w:cs="Times New Roman"/>
          <w:sz w:val="26"/>
          <w:szCs w:val="26"/>
        </w:rPr>
      </w:pPr>
      <w:r w:rsidRPr="00CB5B42">
        <w:rPr>
          <w:rFonts w:ascii="Times New Roman" w:hAnsi="Times New Roman" w:cs="Times New Roman"/>
          <w:sz w:val="26"/>
          <w:szCs w:val="26"/>
        </w:rPr>
        <w:t>-</w:t>
      </w:r>
      <w:r w:rsidRPr="00CB5B42">
        <w:rPr>
          <w:rFonts w:ascii="Times New Roman" w:hAnsi="Times New Roman" w:cs="Times New Roman"/>
          <w:sz w:val="26"/>
          <w:szCs w:val="26"/>
        </w:rPr>
        <w:tab/>
        <w:t>Thiết kế giao diện trực quan, đẹp mắt để người dùng có thể dễ dàng sử dụng.</w:t>
      </w:r>
    </w:p>
    <w:p w14:paraId="4E7B2CE2" w14:textId="77777777" w:rsidR="00C21414" w:rsidRPr="00CB5B42" w:rsidRDefault="00C21414" w:rsidP="00C21414">
      <w:pPr>
        <w:spacing w:beforeLines="80" w:before="192" w:afterLines="80" w:after="192" w:line="240" w:lineRule="auto"/>
        <w:ind w:left="630"/>
        <w:rPr>
          <w:rFonts w:ascii="Times New Roman" w:hAnsi="Times New Roman" w:cs="Times New Roman"/>
          <w:sz w:val="26"/>
          <w:szCs w:val="26"/>
        </w:rPr>
      </w:pPr>
      <w:r w:rsidRPr="00CB5B42">
        <w:rPr>
          <w:rFonts w:ascii="Times New Roman" w:hAnsi="Times New Roman" w:cs="Times New Roman"/>
          <w:sz w:val="26"/>
          <w:szCs w:val="26"/>
        </w:rPr>
        <w:t>-</w:t>
      </w:r>
      <w:r w:rsidRPr="00CB5B42">
        <w:rPr>
          <w:rFonts w:ascii="Times New Roman" w:hAnsi="Times New Roman" w:cs="Times New Roman"/>
          <w:sz w:val="26"/>
          <w:szCs w:val="26"/>
        </w:rPr>
        <w:tab/>
        <w:t>Tích hợp thêm hệ thống chat, gửi tin nhắn, email.</w:t>
      </w:r>
    </w:p>
    <w:p w14:paraId="0EEE31B9" w14:textId="6675A69A" w:rsidR="00C21414" w:rsidRPr="00CB5B42" w:rsidRDefault="00C21414" w:rsidP="00C21414">
      <w:pPr>
        <w:spacing w:beforeLines="80" w:before="192" w:afterLines="80" w:after="192" w:line="240" w:lineRule="auto"/>
        <w:ind w:left="630"/>
        <w:rPr>
          <w:rFonts w:ascii="Times New Roman" w:hAnsi="Times New Roman" w:cs="Times New Roman"/>
          <w:sz w:val="26"/>
          <w:szCs w:val="26"/>
        </w:rPr>
      </w:pPr>
      <w:r w:rsidRPr="00CB5B42">
        <w:rPr>
          <w:rFonts w:ascii="Times New Roman" w:hAnsi="Times New Roman" w:cs="Times New Roman"/>
          <w:sz w:val="26"/>
          <w:szCs w:val="26"/>
        </w:rPr>
        <w:t>-</w:t>
      </w:r>
      <w:r w:rsidRPr="00CB5B42">
        <w:rPr>
          <w:rFonts w:ascii="Times New Roman" w:hAnsi="Times New Roman" w:cs="Times New Roman"/>
          <w:sz w:val="26"/>
          <w:szCs w:val="26"/>
        </w:rPr>
        <w:tab/>
        <w:t>Tối ưu hóa hệ thống để làm giảm dung lượng người dùng và để load thông tin một cách nhanh chóng</w:t>
      </w:r>
    </w:p>
    <w:p w14:paraId="5C9AD6B0" w14:textId="77777777" w:rsidR="00325114" w:rsidRPr="00CB5B42" w:rsidRDefault="00325114" w:rsidP="00325114">
      <w:pPr>
        <w:rPr>
          <w:rFonts w:ascii="Times New Roman" w:hAnsi="Times New Roman" w:cs="Times New Roman"/>
          <w:sz w:val="28"/>
          <w:szCs w:val="28"/>
        </w:rPr>
      </w:pPr>
    </w:p>
    <w:sectPr w:rsidR="00325114" w:rsidRPr="00CB5B42" w:rsidSect="00FE699A">
      <w:headerReference w:type="default" r:id="rId119"/>
      <w:pgSz w:w="11907" w:h="16840" w:code="9"/>
      <w:pgMar w:top="1559" w:right="1469" w:bottom="1440" w:left="1985" w:header="680" w:footer="964" w:gutter="0"/>
      <w:pgBorders w:display="firstPage">
        <w:top w:val="single" w:sz="4" w:space="1" w:color="auto"/>
        <w:left w:val="single" w:sz="4" w:space="4" w:color="auto"/>
        <w:bottom w:val="single" w:sz="4" w:space="1" w:color="auto"/>
        <w:right w:val="single" w:sz="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7FEA7" w14:textId="77777777" w:rsidR="001F140F" w:rsidRDefault="001F140F" w:rsidP="00923F9C">
      <w:pPr>
        <w:spacing w:after="0" w:line="240" w:lineRule="auto"/>
      </w:pPr>
      <w:r>
        <w:separator/>
      </w:r>
    </w:p>
  </w:endnote>
  <w:endnote w:type="continuationSeparator" w:id="0">
    <w:p w14:paraId="459613DD" w14:textId="77777777" w:rsidR="001F140F" w:rsidRDefault="001F140F" w:rsidP="0092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40B17" w14:textId="77777777" w:rsidR="001F140F" w:rsidRDefault="001F140F" w:rsidP="00923F9C">
      <w:pPr>
        <w:spacing w:after="0" w:line="240" w:lineRule="auto"/>
      </w:pPr>
      <w:r>
        <w:separator/>
      </w:r>
    </w:p>
  </w:footnote>
  <w:footnote w:type="continuationSeparator" w:id="0">
    <w:p w14:paraId="08C55098" w14:textId="77777777" w:rsidR="001F140F" w:rsidRDefault="001F140F" w:rsidP="00923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49354"/>
      <w:docPartObj>
        <w:docPartGallery w:val="Page Numbers (Top of Page)"/>
        <w:docPartUnique/>
      </w:docPartObj>
    </w:sdtPr>
    <w:sdtEndPr>
      <w:rPr>
        <w:noProof/>
      </w:rPr>
    </w:sdtEndPr>
    <w:sdtContent>
      <w:p w14:paraId="30D4FF36" w14:textId="31D86A00" w:rsidR="003B7D32" w:rsidRDefault="003B7D32">
        <w:pPr>
          <w:pStyle w:val="Header"/>
          <w:jc w:val="center"/>
        </w:pPr>
        <w:r>
          <w:fldChar w:fldCharType="begin"/>
        </w:r>
        <w:r>
          <w:instrText xml:space="preserve"> PAGE   \* MERGEFORMAT </w:instrText>
        </w:r>
        <w:r>
          <w:fldChar w:fldCharType="separate"/>
        </w:r>
        <w:r w:rsidR="00820B6F">
          <w:rPr>
            <w:noProof/>
          </w:rPr>
          <w:t>21</w:t>
        </w:r>
        <w:r>
          <w:rPr>
            <w:noProof/>
          </w:rPr>
          <w:fldChar w:fldCharType="end"/>
        </w:r>
      </w:p>
    </w:sdtContent>
  </w:sdt>
  <w:p w14:paraId="745BE568" w14:textId="77777777" w:rsidR="003B7D32" w:rsidRDefault="003B7D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5FA3"/>
    <w:multiLevelType w:val="multilevel"/>
    <w:tmpl w:val="7786B91C"/>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A812A5B"/>
    <w:multiLevelType w:val="hybridMultilevel"/>
    <w:tmpl w:val="AF04D28E"/>
    <w:lvl w:ilvl="0" w:tplc="7F741A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1445A"/>
    <w:multiLevelType w:val="multilevel"/>
    <w:tmpl w:val="F7EC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F3165"/>
    <w:multiLevelType w:val="hybridMultilevel"/>
    <w:tmpl w:val="666826D0"/>
    <w:lvl w:ilvl="0" w:tplc="3ACAD9FE">
      <w:start w:val="1"/>
      <w:numFmt w:val="decimal"/>
      <w:lvlText w:val="2.1.2.%1."/>
      <w:lvlJc w:val="left"/>
      <w:pPr>
        <w:ind w:left="141"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7C235FE"/>
    <w:multiLevelType w:val="hybridMultilevel"/>
    <w:tmpl w:val="8E0E27EE"/>
    <w:lvl w:ilvl="0" w:tplc="11AC3D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300B6"/>
    <w:multiLevelType w:val="multilevel"/>
    <w:tmpl w:val="6B9EF03C"/>
    <w:lvl w:ilvl="0">
      <w:start w:val="1"/>
      <w:numFmt w:val="decimal"/>
      <w:lvlText w:val="PHẦN %1:"/>
      <w:lvlJc w:val="left"/>
      <w:pPr>
        <w:ind w:left="360" w:hanging="360"/>
      </w:pPr>
      <w:rPr>
        <w:rFonts w:ascii="Times New Roman" w:hAnsi="Times New Roman" w:hint="default"/>
      </w:rPr>
    </w:lvl>
    <w:lvl w:ilvl="1">
      <w:start w:val="1"/>
      <w:numFmt w:val="decimal"/>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2.3.1.%4."/>
      <w:lvlJc w:val="left"/>
      <w:pPr>
        <w:ind w:left="1440" w:hanging="360"/>
      </w:pPr>
      <w:rPr>
        <w:rFonts w:hint="default"/>
        <w:b w:val="0"/>
        <w:bCs/>
        <w:i/>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B481FE2"/>
    <w:multiLevelType w:val="multilevel"/>
    <w:tmpl w:val="E9482508"/>
    <w:lvl w:ilvl="0">
      <w:start w:val="1"/>
      <w:numFmt w:val="decimal"/>
      <w:lvlText w:val="PHẦN %1:"/>
      <w:lvlJc w:val="left"/>
      <w:pPr>
        <w:ind w:left="360" w:hanging="360"/>
      </w:pPr>
      <w:rPr>
        <w:rFonts w:ascii="Times New Roman" w:hAnsi="Times New Roman" w:hint="default"/>
      </w:rPr>
    </w:lvl>
    <w:lvl w:ilvl="1">
      <w:start w:val="1"/>
      <w:numFmt w:val="decimal"/>
      <w:lvlText w:val="2.%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EAD5E77"/>
    <w:multiLevelType w:val="multilevel"/>
    <w:tmpl w:val="79705804"/>
    <w:lvl w:ilvl="0">
      <w:start w:val="1"/>
      <w:numFmt w:val="decimal"/>
      <w:pStyle w:val="Heading1"/>
      <w:lvlText w:val="PHẦN %1:"/>
      <w:lvlJc w:val="left"/>
      <w:pPr>
        <w:ind w:left="360" w:hanging="360"/>
      </w:pPr>
      <w:rPr>
        <w:rFonts w:ascii="Times New Roman" w:hAnsi="Times New Roman"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86" w:hanging="360"/>
      </w:pPr>
      <w:rPr>
        <w:rFonts w:hint="default"/>
      </w:rPr>
    </w:lvl>
    <w:lvl w:ilvl="3">
      <w:start w:val="1"/>
      <w:numFmt w:val="decimal"/>
      <w:pStyle w:val="Heading4"/>
      <w:lvlText w:val="%3.%4"/>
      <w:lvlJc w:val="left"/>
      <w:pPr>
        <w:ind w:left="1440" w:hanging="360"/>
      </w:pPr>
      <w:rPr>
        <w:rFonts w:hint="default"/>
      </w:rPr>
    </w:lvl>
    <w:lvl w:ilvl="4">
      <w:start w:val="1"/>
      <w:numFmt w:val="decimal"/>
      <w:pStyle w:val="Heading5"/>
      <w:lvlText w:val="%4.%5."/>
      <w:lvlJc w:val="left"/>
      <w:pPr>
        <w:ind w:left="1800" w:hanging="360"/>
      </w:pPr>
      <w:rPr>
        <w:rFonts w:ascii="Times New Roman" w:hAnsi="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5914B0"/>
    <w:multiLevelType w:val="hybridMultilevel"/>
    <w:tmpl w:val="79DEB598"/>
    <w:lvl w:ilvl="0" w:tplc="702E08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2532"/>
    <w:multiLevelType w:val="hybridMultilevel"/>
    <w:tmpl w:val="8A3CA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66B77"/>
    <w:multiLevelType w:val="multilevel"/>
    <w:tmpl w:val="CFAEF618"/>
    <w:lvl w:ilvl="0">
      <w:start w:val="1"/>
      <w:numFmt w:val="decimal"/>
      <w:lvlText w:val="PHẦN %1:"/>
      <w:lvlJc w:val="left"/>
      <w:pPr>
        <w:ind w:left="360" w:hanging="360"/>
      </w:pPr>
      <w:rPr>
        <w:rFonts w:ascii="Times New Roman" w:hAnsi="Times New Roman" w:hint="default"/>
      </w:rPr>
    </w:lvl>
    <w:lvl w:ilvl="1">
      <w:start w:val="1"/>
      <w:numFmt w:val="decimal"/>
      <w:lvlText w:val="2.%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2.3.1.%4."/>
      <w:lvlJc w:val="left"/>
      <w:pPr>
        <w:ind w:left="1440" w:hanging="360"/>
      </w:pPr>
      <w:rPr>
        <w:rFonts w:hint="default"/>
        <w:b w:val="0"/>
        <w:bCs/>
        <w:i/>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ECF3BB8"/>
    <w:multiLevelType w:val="hybridMultilevel"/>
    <w:tmpl w:val="1F846878"/>
    <w:lvl w:ilvl="0" w:tplc="71BCC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D37FBA"/>
    <w:multiLevelType w:val="multilevel"/>
    <w:tmpl w:val="BB1A4A8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42E92D27"/>
    <w:multiLevelType w:val="multilevel"/>
    <w:tmpl w:val="3B7462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5A472AB"/>
    <w:multiLevelType w:val="multilevel"/>
    <w:tmpl w:val="C71E5C26"/>
    <w:lvl w:ilvl="0">
      <w:start w:val="1"/>
      <w:numFmt w:val="decimal"/>
      <w:lvlText w:val="%1)"/>
      <w:lvlJc w:val="left"/>
      <w:pPr>
        <w:ind w:left="99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15" w15:restartNumberingAfterBreak="0">
    <w:nsid w:val="45A6356D"/>
    <w:multiLevelType w:val="hybridMultilevel"/>
    <w:tmpl w:val="EBB29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A94DBE"/>
    <w:multiLevelType w:val="hybridMultilevel"/>
    <w:tmpl w:val="0BF4FE26"/>
    <w:lvl w:ilvl="0" w:tplc="7F4625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D2B51"/>
    <w:multiLevelType w:val="multilevel"/>
    <w:tmpl w:val="1A2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2F4FA2"/>
    <w:multiLevelType w:val="hybridMultilevel"/>
    <w:tmpl w:val="6B6CAEC2"/>
    <w:lvl w:ilvl="0" w:tplc="B70A977E">
      <w:start w:val="1"/>
      <w:numFmt w:val="bullet"/>
      <w:lvlText w:val="-"/>
      <w:lvlJc w:val="left"/>
      <w:pPr>
        <w:ind w:left="1080" w:hanging="360"/>
      </w:pPr>
      <w:rPr>
        <w:rFonts w:ascii="Calibri" w:eastAsiaTheme="minorHAnsi" w:hAnsi="Calibri" w:cs="Calibri" w:hint="default"/>
      </w:rPr>
    </w:lvl>
    <w:lvl w:ilvl="1" w:tplc="B70A977E">
      <w:start w:val="1"/>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D334D5"/>
    <w:multiLevelType w:val="multilevel"/>
    <w:tmpl w:val="0EB48FCA"/>
    <w:lvl w:ilvl="0">
      <w:start w:val="1"/>
      <w:numFmt w:val="decimal"/>
      <w:lvlText w:val="%1."/>
      <w:lvlJc w:val="left"/>
      <w:pPr>
        <w:ind w:left="450" w:hanging="45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960" w:hanging="2160"/>
      </w:pPr>
      <w:rPr>
        <w:rFonts w:hint="default"/>
      </w:rPr>
    </w:lvl>
  </w:abstractNum>
  <w:abstractNum w:abstractNumId="20"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EA7478"/>
    <w:multiLevelType w:val="multilevel"/>
    <w:tmpl w:val="BDB8C190"/>
    <w:lvl w:ilvl="0">
      <w:start w:val="1"/>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2" w15:restartNumberingAfterBreak="0">
    <w:nsid w:val="585D3E3E"/>
    <w:multiLevelType w:val="hybridMultilevel"/>
    <w:tmpl w:val="DC16EBD0"/>
    <w:lvl w:ilvl="0" w:tplc="0C1E2B3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A5641"/>
    <w:multiLevelType w:val="hybridMultilevel"/>
    <w:tmpl w:val="F79A572E"/>
    <w:lvl w:ilvl="0" w:tplc="ECEA85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F85F59"/>
    <w:multiLevelType w:val="multilevel"/>
    <w:tmpl w:val="5F1C249E"/>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2614F4C"/>
    <w:multiLevelType w:val="multilevel"/>
    <w:tmpl w:val="1EEA3E14"/>
    <w:lvl w:ilvl="0">
      <w:start w:val="1"/>
      <w:numFmt w:val="decimal"/>
      <w:lvlText w:val="PHẦN %1:"/>
      <w:lvlJc w:val="left"/>
      <w:pPr>
        <w:ind w:left="360" w:hanging="360"/>
      </w:pPr>
      <w:rPr>
        <w:rFonts w:ascii="Times New Roman" w:hAnsi="Times New Roman" w:hint="default"/>
      </w:rPr>
    </w:lvl>
    <w:lvl w:ilvl="1">
      <w:start w:val="1"/>
      <w:numFmt w:val="decimal"/>
      <w:lvlText w:val="2.%2."/>
      <w:lvlJc w:val="left"/>
      <w:pPr>
        <w:ind w:left="720" w:hanging="360"/>
      </w:pPr>
      <w:rPr>
        <w:rFonts w:hint="default"/>
      </w:rPr>
    </w:lvl>
    <w:lvl w:ilvl="2">
      <w:start w:val="1"/>
      <w:numFmt w:val="decimal"/>
      <w:lvlText w:val="%1.%2.%3.1.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307125E"/>
    <w:multiLevelType w:val="hybridMultilevel"/>
    <w:tmpl w:val="4B1026AE"/>
    <w:lvl w:ilvl="0" w:tplc="B70A977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4907B54"/>
    <w:multiLevelType w:val="hybridMultilevel"/>
    <w:tmpl w:val="9EE43DBA"/>
    <w:lvl w:ilvl="0" w:tplc="844CC2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EE1554"/>
    <w:multiLevelType w:val="hybridMultilevel"/>
    <w:tmpl w:val="94C02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FA0441"/>
    <w:multiLevelType w:val="hybridMultilevel"/>
    <w:tmpl w:val="BEE26E2A"/>
    <w:lvl w:ilvl="0" w:tplc="8B20D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976C20"/>
    <w:multiLevelType w:val="multilevel"/>
    <w:tmpl w:val="C4D4A7B2"/>
    <w:lvl w:ilvl="0">
      <w:start w:val="1"/>
      <w:numFmt w:val="decimal"/>
      <w:lvlText w:val="PHẦN %1:"/>
      <w:lvlJc w:val="left"/>
      <w:pPr>
        <w:ind w:left="360" w:hanging="360"/>
      </w:pPr>
      <w:rPr>
        <w:rFonts w:ascii="Times New Roman" w:hAnsi="Times New Roman" w:hint="default"/>
      </w:rPr>
    </w:lvl>
    <w:lvl w:ilvl="1">
      <w:start w:val="1"/>
      <w:numFmt w:val="decimal"/>
      <w:lvlText w:val="2.%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2.3.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num>
  <w:num w:numId="2">
    <w:abstractNumId w:val="17"/>
  </w:num>
  <w:num w:numId="3">
    <w:abstractNumId w:val="1"/>
  </w:num>
  <w:num w:numId="4">
    <w:abstractNumId w:val="12"/>
  </w:num>
  <w:num w:numId="5">
    <w:abstractNumId w:val="31"/>
  </w:num>
  <w:num w:numId="6">
    <w:abstractNumId w:val="26"/>
  </w:num>
  <w:num w:numId="7">
    <w:abstractNumId w:val="3"/>
  </w:num>
  <w:num w:numId="8">
    <w:abstractNumId w:val="25"/>
  </w:num>
  <w:num w:numId="9">
    <w:abstractNumId w:val="13"/>
  </w:num>
  <w:num w:numId="10">
    <w:abstractNumId w:val="14"/>
  </w:num>
  <w:num w:numId="11">
    <w:abstractNumId w:val="11"/>
  </w:num>
  <w:num w:numId="12">
    <w:abstractNumId w:val="28"/>
  </w:num>
  <w:num w:numId="13">
    <w:abstractNumId w:val="2"/>
  </w:num>
  <w:num w:numId="14">
    <w:abstractNumId w:val="24"/>
  </w:num>
  <w:num w:numId="15">
    <w:abstractNumId w:val="16"/>
  </w:num>
  <w:num w:numId="16">
    <w:abstractNumId w:val="21"/>
  </w:num>
  <w:num w:numId="17">
    <w:abstractNumId w:val="19"/>
  </w:num>
  <w:num w:numId="18">
    <w:abstractNumId w:val="15"/>
  </w:num>
  <w:num w:numId="19">
    <w:abstractNumId w:val="9"/>
  </w:num>
  <w:num w:numId="20">
    <w:abstractNumId w:val="20"/>
  </w:num>
  <w:num w:numId="21">
    <w:abstractNumId w:val="30"/>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8"/>
  </w:num>
  <w:num w:numId="33">
    <w:abstractNumId w:val="29"/>
  </w:num>
  <w:num w:numId="34">
    <w:abstractNumId w:val="27"/>
  </w:num>
  <w:num w:numId="35">
    <w:abstractNumId w:val="0"/>
  </w:num>
  <w:num w:numId="36">
    <w:abstractNumId w:val="18"/>
  </w:num>
  <w:num w:numId="37">
    <w:abstractNumId w:val="22"/>
  </w:num>
  <w:num w:numId="3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c_Cuong">
    <w15:presenceInfo w15:providerId="Windows Live" w15:userId="a56666215cffe2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F9C"/>
    <w:rsid w:val="00011DAE"/>
    <w:rsid w:val="00024456"/>
    <w:rsid w:val="00025D8B"/>
    <w:rsid w:val="00036202"/>
    <w:rsid w:val="00050DBB"/>
    <w:rsid w:val="00053228"/>
    <w:rsid w:val="00065B3F"/>
    <w:rsid w:val="0006662D"/>
    <w:rsid w:val="00075BD7"/>
    <w:rsid w:val="00083538"/>
    <w:rsid w:val="000B1EF5"/>
    <w:rsid w:val="000D78E0"/>
    <w:rsid w:val="000E7640"/>
    <w:rsid w:val="000F3360"/>
    <w:rsid w:val="0011454D"/>
    <w:rsid w:val="001524A5"/>
    <w:rsid w:val="00155B37"/>
    <w:rsid w:val="001601D9"/>
    <w:rsid w:val="00167C5D"/>
    <w:rsid w:val="0017626B"/>
    <w:rsid w:val="00176C20"/>
    <w:rsid w:val="00181061"/>
    <w:rsid w:val="00181B73"/>
    <w:rsid w:val="00193DDE"/>
    <w:rsid w:val="0019480E"/>
    <w:rsid w:val="001A1E2E"/>
    <w:rsid w:val="001B4B0C"/>
    <w:rsid w:val="001E71E8"/>
    <w:rsid w:val="001F140F"/>
    <w:rsid w:val="001F7272"/>
    <w:rsid w:val="002404F6"/>
    <w:rsid w:val="00260AD9"/>
    <w:rsid w:val="00264AC6"/>
    <w:rsid w:val="002904CB"/>
    <w:rsid w:val="002B4723"/>
    <w:rsid w:val="002E316D"/>
    <w:rsid w:val="002F1A5F"/>
    <w:rsid w:val="002F3F5C"/>
    <w:rsid w:val="00303ACE"/>
    <w:rsid w:val="00310AF0"/>
    <w:rsid w:val="00323E0A"/>
    <w:rsid w:val="00325114"/>
    <w:rsid w:val="003308D3"/>
    <w:rsid w:val="00354019"/>
    <w:rsid w:val="00361F0D"/>
    <w:rsid w:val="00366257"/>
    <w:rsid w:val="00381150"/>
    <w:rsid w:val="003926F7"/>
    <w:rsid w:val="003977D8"/>
    <w:rsid w:val="003B7D32"/>
    <w:rsid w:val="003C1702"/>
    <w:rsid w:val="003C43EA"/>
    <w:rsid w:val="003E2F7F"/>
    <w:rsid w:val="004167D4"/>
    <w:rsid w:val="00436A21"/>
    <w:rsid w:val="00441BE9"/>
    <w:rsid w:val="00485D2E"/>
    <w:rsid w:val="004A61F1"/>
    <w:rsid w:val="004C6F90"/>
    <w:rsid w:val="004D7A3C"/>
    <w:rsid w:val="004E1952"/>
    <w:rsid w:val="004F4458"/>
    <w:rsid w:val="004F650A"/>
    <w:rsid w:val="00510249"/>
    <w:rsid w:val="0058232A"/>
    <w:rsid w:val="005B78CB"/>
    <w:rsid w:val="005B7BF9"/>
    <w:rsid w:val="005C23C5"/>
    <w:rsid w:val="005C2AFE"/>
    <w:rsid w:val="005C4D55"/>
    <w:rsid w:val="005C67CD"/>
    <w:rsid w:val="005E051E"/>
    <w:rsid w:val="005E2592"/>
    <w:rsid w:val="005F23C1"/>
    <w:rsid w:val="005F26EA"/>
    <w:rsid w:val="00605BA9"/>
    <w:rsid w:val="0062015E"/>
    <w:rsid w:val="006362F7"/>
    <w:rsid w:val="006771EB"/>
    <w:rsid w:val="00680EA2"/>
    <w:rsid w:val="00687B02"/>
    <w:rsid w:val="00694081"/>
    <w:rsid w:val="006B3642"/>
    <w:rsid w:val="00701677"/>
    <w:rsid w:val="007030ED"/>
    <w:rsid w:val="00713E0C"/>
    <w:rsid w:val="00722164"/>
    <w:rsid w:val="00727D79"/>
    <w:rsid w:val="007330C3"/>
    <w:rsid w:val="00791FC0"/>
    <w:rsid w:val="00793A46"/>
    <w:rsid w:val="007A667D"/>
    <w:rsid w:val="007C24C1"/>
    <w:rsid w:val="007C4343"/>
    <w:rsid w:val="007D3506"/>
    <w:rsid w:val="007E0A84"/>
    <w:rsid w:val="0080483B"/>
    <w:rsid w:val="00806BB0"/>
    <w:rsid w:val="00820B6F"/>
    <w:rsid w:val="0083324E"/>
    <w:rsid w:val="00846B71"/>
    <w:rsid w:val="00851C6D"/>
    <w:rsid w:val="00864DD8"/>
    <w:rsid w:val="00872B09"/>
    <w:rsid w:val="008A3022"/>
    <w:rsid w:val="008E77AD"/>
    <w:rsid w:val="008F1DB0"/>
    <w:rsid w:val="00912EE0"/>
    <w:rsid w:val="009175EC"/>
    <w:rsid w:val="00923F9C"/>
    <w:rsid w:val="00943F0D"/>
    <w:rsid w:val="00944363"/>
    <w:rsid w:val="00971E0E"/>
    <w:rsid w:val="009741E1"/>
    <w:rsid w:val="0098419D"/>
    <w:rsid w:val="009952E8"/>
    <w:rsid w:val="009B3402"/>
    <w:rsid w:val="009B74C2"/>
    <w:rsid w:val="009D0FFA"/>
    <w:rsid w:val="009D2694"/>
    <w:rsid w:val="009D5894"/>
    <w:rsid w:val="00A02BED"/>
    <w:rsid w:val="00A10810"/>
    <w:rsid w:val="00A31FC2"/>
    <w:rsid w:val="00A33AA9"/>
    <w:rsid w:val="00A5450A"/>
    <w:rsid w:val="00A604D9"/>
    <w:rsid w:val="00A6751C"/>
    <w:rsid w:val="00AA33F8"/>
    <w:rsid w:val="00AA5F6C"/>
    <w:rsid w:val="00AB7858"/>
    <w:rsid w:val="00AF334C"/>
    <w:rsid w:val="00B21097"/>
    <w:rsid w:val="00B23418"/>
    <w:rsid w:val="00B54E18"/>
    <w:rsid w:val="00B771E0"/>
    <w:rsid w:val="00BA5F1D"/>
    <w:rsid w:val="00BB3CD4"/>
    <w:rsid w:val="00BB615F"/>
    <w:rsid w:val="00BC32BF"/>
    <w:rsid w:val="00BC72FE"/>
    <w:rsid w:val="00BD7336"/>
    <w:rsid w:val="00BE6D58"/>
    <w:rsid w:val="00BF669A"/>
    <w:rsid w:val="00C01112"/>
    <w:rsid w:val="00C05F36"/>
    <w:rsid w:val="00C21414"/>
    <w:rsid w:val="00C279A2"/>
    <w:rsid w:val="00C54457"/>
    <w:rsid w:val="00C54B68"/>
    <w:rsid w:val="00C72149"/>
    <w:rsid w:val="00C814A4"/>
    <w:rsid w:val="00CA3FE3"/>
    <w:rsid w:val="00CB5B42"/>
    <w:rsid w:val="00CC0508"/>
    <w:rsid w:val="00CC28C4"/>
    <w:rsid w:val="00CC62A3"/>
    <w:rsid w:val="00CD05CD"/>
    <w:rsid w:val="00CD17A9"/>
    <w:rsid w:val="00CF38C0"/>
    <w:rsid w:val="00D5043D"/>
    <w:rsid w:val="00D56DDA"/>
    <w:rsid w:val="00D74BF8"/>
    <w:rsid w:val="00D81F41"/>
    <w:rsid w:val="00D82346"/>
    <w:rsid w:val="00D9446B"/>
    <w:rsid w:val="00DA7CAC"/>
    <w:rsid w:val="00DB2710"/>
    <w:rsid w:val="00DC0B0A"/>
    <w:rsid w:val="00DC1D5C"/>
    <w:rsid w:val="00DD44D6"/>
    <w:rsid w:val="00DE01CE"/>
    <w:rsid w:val="00DF280A"/>
    <w:rsid w:val="00E11A9C"/>
    <w:rsid w:val="00E3163A"/>
    <w:rsid w:val="00E32236"/>
    <w:rsid w:val="00E72783"/>
    <w:rsid w:val="00EA42BA"/>
    <w:rsid w:val="00EA742A"/>
    <w:rsid w:val="00EB5B86"/>
    <w:rsid w:val="00EC55C4"/>
    <w:rsid w:val="00EC7386"/>
    <w:rsid w:val="00ED0A28"/>
    <w:rsid w:val="00ED11C6"/>
    <w:rsid w:val="00ED1A78"/>
    <w:rsid w:val="00F1047F"/>
    <w:rsid w:val="00F351EB"/>
    <w:rsid w:val="00F4295E"/>
    <w:rsid w:val="00F50907"/>
    <w:rsid w:val="00F52D8C"/>
    <w:rsid w:val="00F53AEB"/>
    <w:rsid w:val="00F73571"/>
    <w:rsid w:val="00F739DA"/>
    <w:rsid w:val="00F7791F"/>
    <w:rsid w:val="00F815BA"/>
    <w:rsid w:val="00F87234"/>
    <w:rsid w:val="00F9623A"/>
    <w:rsid w:val="00FB4547"/>
    <w:rsid w:val="00FD1AAF"/>
    <w:rsid w:val="00FD47AE"/>
    <w:rsid w:val="00FD5D09"/>
    <w:rsid w:val="00FE0042"/>
    <w:rsid w:val="00FE6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5E711"/>
  <w15:chartTrackingRefBased/>
  <w15:docId w15:val="{7F697A6D-6046-449A-B18A-82D76C9AA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B68"/>
    <w:pPr>
      <w:keepNext/>
      <w:keepLines/>
      <w:numPr>
        <w:numId w:val="31"/>
      </w:numPr>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77AD"/>
    <w:pPr>
      <w:keepNext/>
      <w:keepLines/>
      <w:numPr>
        <w:ilvl w:val="1"/>
        <w:numId w:val="3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8E77AD"/>
    <w:pPr>
      <w:keepNext/>
      <w:keepLines/>
      <w:numPr>
        <w:ilvl w:val="2"/>
        <w:numId w:val="3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F50907"/>
    <w:pPr>
      <w:keepNext/>
      <w:keepLines/>
      <w:numPr>
        <w:ilvl w:val="3"/>
        <w:numId w:val="31"/>
      </w:numPr>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C54457"/>
    <w:pPr>
      <w:keepNext/>
      <w:keepLines/>
      <w:numPr>
        <w:ilvl w:val="4"/>
        <w:numId w:val="31"/>
      </w:numPr>
      <w:spacing w:before="40" w:after="0"/>
      <w:outlineLvl w:val="4"/>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F9C"/>
  </w:style>
  <w:style w:type="paragraph" w:styleId="Footer">
    <w:name w:val="footer"/>
    <w:basedOn w:val="Normal"/>
    <w:link w:val="FooterChar"/>
    <w:uiPriority w:val="99"/>
    <w:unhideWhenUsed/>
    <w:rsid w:val="00923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F9C"/>
  </w:style>
  <w:style w:type="paragraph" w:styleId="ListParagraph">
    <w:name w:val="List Paragraph"/>
    <w:basedOn w:val="Normal"/>
    <w:uiPriority w:val="34"/>
    <w:qFormat/>
    <w:rsid w:val="00A02BED"/>
    <w:pPr>
      <w:ind w:left="720"/>
      <w:contextualSpacing/>
    </w:pPr>
  </w:style>
  <w:style w:type="paragraph" w:styleId="NormalWeb">
    <w:name w:val="Normal (Web)"/>
    <w:basedOn w:val="Normal"/>
    <w:uiPriority w:val="99"/>
    <w:unhideWhenUsed/>
    <w:rsid w:val="00A02B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54B6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8E77AD"/>
    <w:rPr>
      <w:rFonts w:ascii="Times New Roman" w:eastAsiaTheme="majorEastAsia" w:hAnsi="Times New Roman" w:cstheme="majorBidi"/>
      <w:b/>
      <w:sz w:val="26"/>
      <w:szCs w:val="26"/>
    </w:rPr>
  </w:style>
  <w:style w:type="paragraph" w:customStyle="1" w:styleId="Style1">
    <w:name w:val="Style1"/>
    <w:basedOn w:val="Heading3"/>
    <w:qFormat/>
    <w:rsid w:val="008E77AD"/>
    <w:pPr>
      <w:jc w:val="center"/>
    </w:pPr>
  </w:style>
  <w:style w:type="paragraph" w:styleId="TOC1">
    <w:name w:val="toc 1"/>
    <w:basedOn w:val="Normal"/>
    <w:next w:val="Normal"/>
    <w:autoRedefine/>
    <w:uiPriority w:val="39"/>
    <w:unhideWhenUsed/>
    <w:rsid w:val="00354019"/>
    <w:pPr>
      <w:spacing w:after="100"/>
    </w:pPr>
    <w:rPr>
      <w:rFonts w:ascii="Times New Roman" w:hAnsi="Times New Roman"/>
      <w:b/>
      <w:sz w:val="28"/>
    </w:rPr>
  </w:style>
  <w:style w:type="character" w:customStyle="1" w:styleId="Heading3Char">
    <w:name w:val="Heading 3 Char"/>
    <w:basedOn w:val="DefaultParagraphFont"/>
    <w:link w:val="Heading3"/>
    <w:uiPriority w:val="9"/>
    <w:rsid w:val="008E77AD"/>
    <w:rPr>
      <w:rFonts w:ascii="Times New Roman" w:eastAsiaTheme="majorEastAsia" w:hAnsi="Times New Roman" w:cstheme="majorBidi"/>
      <w:sz w:val="26"/>
      <w:szCs w:val="24"/>
    </w:rPr>
  </w:style>
  <w:style w:type="paragraph" w:styleId="TOC2">
    <w:name w:val="toc 2"/>
    <w:basedOn w:val="Normal"/>
    <w:next w:val="Normal"/>
    <w:autoRedefine/>
    <w:uiPriority w:val="39"/>
    <w:unhideWhenUsed/>
    <w:rsid w:val="00354019"/>
    <w:pPr>
      <w:spacing w:after="100"/>
      <w:ind w:left="220"/>
    </w:pPr>
    <w:rPr>
      <w:rFonts w:ascii="Times New Roman" w:hAnsi="Times New Roman"/>
      <w:sz w:val="28"/>
    </w:rPr>
  </w:style>
  <w:style w:type="paragraph" w:styleId="TOC3">
    <w:name w:val="toc 3"/>
    <w:basedOn w:val="Normal"/>
    <w:next w:val="Normal"/>
    <w:autoRedefine/>
    <w:uiPriority w:val="39"/>
    <w:unhideWhenUsed/>
    <w:rsid w:val="00354019"/>
    <w:pPr>
      <w:spacing w:after="100"/>
      <w:ind w:left="440"/>
    </w:pPr>
    <w:rPr>
      <w:rFonts w:ascii="Times New Roman" w:hAnsi="Times New Roman"/>
      <w:sz w:val="28"/>
    </w:rPr>
  </w:style>
  <w:style w:type="character" w:styleId="Hyperlink">
    <w:name w:val="Hyperlink"/>
    <w:basedOn w:val="DefaultParagraphFont"/>
    <w:uiPriority w:val="99"/>
    <w:unhideWhenUsed/>
    <w:rsid w:val="00510249"/>
    <w:rPr>
      <w:color w:val="0563C1" w:themeColor="hyperlink"/>
      <w:u w:val="single"/>
    </w:rPr>
  </w:style>
  <w:style w:type="character" w:styleId="CommentReference">
    <w:name w:val="annotation reference"/>
    <w:basedOn w:val="DefaultParagraphFont"/>
    <w:uiPriority w:val="99"/>
    <w:semiHidden/>
    <w:unhideWhenUsed/>
    <w:rsid w:val="007C24C1"/>
    <w:rPr>
      <w:sz w:val="16"/>
      <w:szCs w:val="16"/>
    </w:rPr>
  </w:style>
  <w:style w:type="paragraph" w:styleId="CommentText">
    <w:name w:val="annotation text"/>
    <w:basedOn w:val="Normal"/>
    <w:link w:val="CommentTextChar"/>
    <w:uiPriority w:val="99"/>
    <w:semiHidden/>
    <w:unhideWhenUsed/>
    <w:rsid w:val="007C24C1"/>
    <w:pPr>
      <w:spacing w:line="240" w:lineRule="auto"/>
    </w:pPr>
    <w:rPr>
      <w:sz w:val="20"/>
      <w:szCs w:val="20"/>
    </w:rPr>
  </w:style>
  <w:style w:type="character" w:customStyle="1" w:styleId="CommentTextChar">
    <w:name w:val="Comment Text Char"/>
    <w:basedOn w:val="DefaultParagraphFont"/>
    <w:link w:val="CommentText"/>
    <w:uiPriority w:val="99"/>
    <w:semiHidden/>
    <w:rsid w:val="007C24C1"/>
    <w:rPr>
      <w:sz w:val="20"/>
      <w:szCs w:val="20"/>
    </w:rPr>
  </w:style>
  <w:style w:type="paragraph" w:styleId="CommentSubject">
    <w:name w:val="annotation subject"/>
    <w:basedOn w:val="CommentText"/>
    <w:next w:val="CommentText"/>
    <w:link w:val="CommentSubjectChar"/>
    <w:uiPriority w:val="99"/>
    <w:semiHidden/>
    <w:unhideWhenUsed/>
    <w:rsid w:val="007C24C1"/>
    <w:rPr>
      <w:b/>
      <w:bCs/>
    </w:rPr>
  </w:style>
  <w:style w:type="character" w:customStyle="1" w:styleId="CommentSubjectChar">
    <w:name w:val="Comment Subject Char"/>
    <w:basedOn w:val="CommentTextChar"/>
    <w:link w:val="CommentSubject"/>
    <w:uiPriority w:val="99"/>
    <w:semiHidden/>
    <w:rsid w:val="007C24C1"/>
    <w:rPr>
      <w:b/>
      <w:bCs/>
      <w:sz w:val="20"/>
      <w:szCs w:val="20"/>
    </w:rPr>
  </w:style>
  <w:style w:type="paragraph" w:styleId="BalloonText">
    <w:name w:val="Balloon Text"/>
    <w:basedOn w:val="Normal"/>
    <w:link w:val="BalloonTextChar"/>
    <w:uiPriority w:val="99"/>
    <w:semiHidden/>
    <w:unhideWhenUsed/>
    <w:rsid w:val="007C2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4C1"/>
    <w:rPr>
      <w:rFonts w:ascii="Segoe UI" w:hAnsi="Segoe UI" w:cs="Segoe UI"/>
      <w:sz w:val="18"/>
      <w:szCs w:val="18"/>
    </w:rPr>
  </w:style>
  <w:style w:type="table" w:styleId="TableGrid">
    <w:name w:val="Table Grid"/>
    <w:basedOn w:val="TableNormal"/>
    <w:uiPriority w:val="39"/>
    <w:rsid w:val="00917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C1D5C"/>
    <w:pPr>
      <w:spacing w:after="0" w:line="240" w:lineRule="auto"/>
      <w:ind w:left="720"/>
    </w:pPr>
    <w:rPr>
      <w:rFonts w:ascii="Times New Roman" w:hAnsi="Times New Roman"/>
      <w:b/>
      <w:sz w:val="26"/>
    </w:rPr>
  </w:style>
  <w:style w:type="character" w:customStyle="1" w:styleId="apple-tab-span">
    <w:name w:val="apple-tab-span"/>
    <w:basedOn w:val="DefaultParagraphFont"/>
    <w:rsid w:val="00DC1D5C"/>
  </w:style>
  <w:style w:type="character" w:customStyle="1" w:styleId="Heading4Char">
    <w:name w:val="Heading 4 Char"/>
    <w:basedOn w:val="DefaultParagraphFont"/>
    <w:link w:val="Heading4"/>
    <w:uiPriority w:val="9"/>
    <w:rsid w:val="00F50907"/>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C54457"/>
    <w:rPr>
      <w:rFonts w:ascii="Times New Roman" w:eastAsiaTheme="majorEastAsia" w:hAnsi="Times New Roman" w:cstheme="majorBid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06109">
      <w:bodyDiv w:val="1"/>
      <w:marLeft w:val="0"/>
      <w:marRight w:val="0"/>
      <w:marTop w:val="0"/>
      <w:marBottom w:val="0"/>
      <w:divBdr>
        <w:top w:val="none" w:sz="0" w:space="0" w:color="auto"/>
        <w:left w:val="none" w:sz="0" w:space="0" w:color="auto"/>
        <w:bottom w:val="none" w:sz="0" w:space="0" w:color="auto"/>
        <w:right w:val="none" w:sz="0" w:space="0" w:color="auto"/>
      </w:divBdr>
    </w:div>
    <w:div w:id="458765944">
      <w:bodyDiv w:val="1"/>
      <w:marLeft w:val="0"/>
      <w:marRight w:val="0"/>
      <w:marTop w:val="0"/>
      <w:marBottom w:val="0"/>
      <w:divBdr>
        <w:top w:val="none" w:sz="0" w:space="0" w:color="auto"/>
        <w:left w:val="none" w:sz="0" w:space="0" w:color="auto"/>
        <w:bottom w:val="none" w:sz="0" w:space="0" w:color="auto"/>
        <w:right w:val="none" w:sz="0" w:space="0" w:color="auto"/>
      </w:divBdr>
    </w:div>
    <w:div w:id="863247327">
      <w:bodyDiv w:val="1"/>
      <w:marLeft w:val="0"/>
      <w:marRight w:val="0"/>
      <w:marTop w:val="0"/>
      <w:marBottom w:val="0"/>
      <w:divBdr>
        <w:top w:val="none" w:sz="0" w:space="0" w:color="auto"/>
        <w:left w:val="none" w:sz="0" w:space="0" w:color="auto"/>
        <w:bottom w:val="none" w:sz="0" w:space="0" w:color="auto"/>
        <w:right w:val="none" w:sz="0" w:space="0" w:color="auto"/>
      </w:divBdr>
    </w:div>
    <w:div w:id="1202086461">
      <w:bodyDiv w:val="1"/>
      <w:marLeft w:val="0"/>
      <w:marRight w:val="0"/>
      <w:marTop w:val="0"/>
      <w:marBottom w:val="0"/>
      <w:divBdr>
        <w:top w:val="none" w:sz="0" w:space="0" w:color="auto"/>
        <w:left w:val="none" w:sz="0" w:space="0" w:color="auto"/>
        <w:bottom w:val="none" w:sz="0" w:space="0" w:color="auto"/>
        <w:right w:val="none" w:sz="0" w:space="0" w:color="auto"/>
      </w:divBdr>
    </w:div>
    <w:div w:id="143794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36709-8F3A-4A3B-92F6-B70445330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74</Pages>
  <Words>5039</Words>
  <Characters>28728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Nguyễn Thành</dc:creator>
  <cp:keywords/>
  <dc:description/>
  <cp:lastModifiedBy>Dương Nguyễn Thành</cp:lastModifiedBy>
  <cp:revision>131</cp:revision>
  <dcterms:created xsi:type="dcterms:W3CDTF">2022-02-10T17:56:00Z</dcterms:created>
  <dcterms:modified xsi:type="dcterms:W3CDTF">2022-02-26T21:24:00Z</dcterms:modified>
</cp:coreProperties>
</file>